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7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React</w:t>
      </w:r>
    </w:p>
    <w:p w14:paraId="539B8A4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9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61AC56CE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ES6 Features Demonstration in React using Cricket Player Data</w:t>
      </w:r>
    </w:p>
    <w:p w14:paraId="332CDDA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App.css : </w:t>
      </w:r>
    </w:p>
    <w:p w14:paraId="51F2A49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body {</w:t>
      </w:r>
    </w:p>
    <w:p w14:paraId="33A7E69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margin: 0;</w:t>
      </w:r>
    </w:p>
    <w:p w14:paraId="6AF391A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font-family: Arial, sans-serif;</w:t>
      </w:r>
    </w:p>
    <w:p w14:paraId="4DE791C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4231B2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.container {</w:t>
      </w:r>
    </w:p>
    <w:p w14:paraId="2967A14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padding-left: 40px;</w:t>
      </w:r>
    </w:p>
    <w:p w14:paraId="69B3C6D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padding-top: 20px;</w:t>
      </w:r>
    </w:p>
    <w:p w14:paraId="3548839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8690D7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B5DCCBA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IndianPlayers.js :</w:t>
      </w:r>
    </w:p>
    <w:p w14:paraId="383C288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3C2319B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const IndianPlayers = () =&gt; {</w:t>
      </w:r>
    </w:p>
    <w:p w14:paraId="0D03DF5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oddPlayers = [</w:t>
      </w:r>
    </w:p>
    <w:p w14:paraId="3E40DAA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"First", name: "Sachin1" },</w:t>
      </w:r>
    </w:p>
    <w:p w14:paraId="6990030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"Third", name: "Virat3" },</w:t>
      </w:r>
    </w:p>
    <w:p w14:paraId="27AEB4C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"Fifth", name: "Yuvraj5" },</w:t>
      </w:r>
    </w:p>
    <w:p w14:paraId="645DD71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];</w:t>
      </w:r>
    </w:p>
    <w:p w14:paraId="196E44D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evenPlayers = [</w:t>
      </w:r>
    </w:p>
    <w:p w14:paraId="248C86D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"Second", name: "Dhoni2" },</w:t>
      </w:r>
    </w:p>
    <w:p w14:paraId="10CFD48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"Fourth", name: "Rohit4" },</w:t>
      </w:r>
    </w:p>
    <w:p w14:paraId="0540B07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label: "Sixth", name: "Raina6" },</w:t>
      </w:r>
    </w:p>
    <w:p w14:paraId="7DE8101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];</w:t>
      </w:r>
    </w:p>
    <w:p w14:paraId="22F6E48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mergedPlayers = [</w:t>
      </w:r>
    </w:p>
    <w:p w14:paraId="60B5CAC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Sachin",</w:t>
      </w:r>
    </w:p>
    <w:p w14:paraId="70C1F41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Dhoni",</w:t>
      </w:r>
    </w:p>
    <w:p w14:paraId="4E6C9C3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Virat",</w:t>
      </w:r>
    </w:p>
    <w:p w14:paraId="25344AA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Rohit",</w:t>
      </w:r>
    </w:p>
    <w:p w14:paraId="6C04BEE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Yuvraj",</w:t>
      </w:r>
    </w:p>
    <w:p w14:paraId="0C24053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"Mr. Raina"</w:t>
      </w:r>
    </w:p>
    <w:p w14:paraId="740B29C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];</w:t>
      </w:r>
    </w:p>
    <w:p w14:paraId="1C97D20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19C1E99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38E2553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&lt;h2&gt;Odd Players&lt;/h2&gt;</w:t>
      </w:r>
    </w:p>
    <w:p w14:paraId="204A21E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06431D5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{oddPlayers.map((p, i) =&gt; (</w:t>
      </w:r>
    </w:p>
    <w:p w14:paraId="5614218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key={i}&gt;{p.label} : {p.name}&lt;/li&gt;</w:t>
      </w:r>
    </w:p>
    <w:p w14:paraId="2E460C3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3AAA939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3CBB1EB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&lt;h2&gt;Even Players&lt;/h2&gt;</w:t>
      </w:r>
    </w:p>
    <w:p w14:paraId="7A55094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2082E10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{evenPlayers.map((p, i) =&gt; (</w:t>
      </w:r>
    </w:p>
    <w:p w14:paraId="67FCA18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key={i}&gt;{p.label} : {p.name}&lt;/li&gt;</w:t>
      </w:r>
    </w:p>
    <w:p w14:paraId="323B474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70433E6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04390AD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&lt;h2&gt;List of Indian Players Merged:&lt;/h2&gt;</w:t>
      </w:r>
    </w:p>
    <w:p w14:paraId="3BFCD8C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1838874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{mergedPlayers.map((p, i) =&gt; (</w:t>
      </w:r>
    </w:p>
    <w:p w14:paraId="649CB64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key={i}&gt;{p}&lt;/li&gt;</w:t>
      </w:r>
    </w:p>
    <w:p w14:paraId="7D3DC8E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6971591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54FB1BA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3D00E65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457BA32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};</w:t>
      </w:r>
    </w:p>
    <w:p w14:paraId="2F1258D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IndianPlayers;</w:t>
      </w:r>
    </w:p>
    <w:p w14:paraId="0C475577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ListOfPlayers.js :</w:t>
      </w:r>
    </w:p>
    <w:p w14:paraId="3BB82DF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0CEF9E4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const ListOfPlayers = () =&gt; {</w:t>
      </w:r>
    </w:p>
    <w:p w14:paraId="1A08BAF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players = [</w:t>
      </w:r>
    </w:p>
    <w:p w14:paraId="281043A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Jack", score: 50 },</w:t>
      </w:r>
    </w:p>
    <w:p w14:paraId="7CDC1DF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Michael", score: 70 },</w:t>
      </w:r>
    </w:p>
    <w:p w14:paraId="2EA98D7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John", score: 40 },</w:t>
      </w:r>
    </w:p>
    <w:p w14:paraId="513EEE2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Ann", score: 61 },</w:t>
      </w:r>
    </w:p>
    <w:p w14:paraId="13F88D1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Elisabeth", score: 61 },</w:t>
      </w:r>
    </w:p>
    <w:p w14:paraId="60CC13F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Sachin", score: 95 },</w:t>
      </w:r>
    </w:p>
    <w:p w14:paraId="6CA7EE6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Dhoni", score: 100 },</w:t>
      </w:r>
    </w:p>
    <w:p w14:paraId="6D6BF7E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Virat", score: 84 },</w:t>
      </w:r>
    </w:p>
    <w:p w14:paraId="7E89F84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Jadeja", score: 64 },</w:t>
      </w:r>
    </w:p>
    <w:p w14:paraId="095F51B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Raina", score: 75 },</w:t>
      </w:r>
    </w:p>
    <w:p w14:paraId="0181DDF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 name: "Mr. Rohit", score: 80 },</w:t>
      </w:r>
    </w:p>
    <w:p w14:paraId="48265D3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];</w:t>
      </w:r>
    </w:p>
    <w:p w14:paraId="078BCEC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below70 = players.filter(p =&gt; p.score &lt; 70);</w:t>
      </w:r>
    </w:p>
    <w:p w14:paraId="42645D3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61A70C0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4C9A356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&lt;h2&gt;List of Players&lt;/h2&gt;</w:t>
      </w:r>
    </w:p>
    <w:p w14:paraId="1AD4576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6366D78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{players.map((player, index) =&gt; (</w:t>
      </w:r>
    </w:p>
    <w:p w14:paraId="34C2F38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key={index}&gt;{player.name} {player.score}&lt;/li&gt;</w:t>
      </w:r>
    </w:p>
    <w:p w14:paraId="5FAF5AF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7FC22C6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3556C50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&lt;h2&gt;List of Players having Scores Less than 70&lt;/h2&gt;</w:t>
      </w:r>
    </w:p>
    <w:p w14:paraId="7E7046F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0D497E1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{below70.map((player, index) =&gt; (</w:t>
      </w:r>
    </w:p>
    <w:p w14:paraId="115FE7C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key={index}&gt;{player.name} {player.score}&lt;/li&gt;</w:t>
      </w:r>
    </w:p>
    <w:p w14:paraId="47D18A1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019798C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5225252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43DC981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38FB4B4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};</w:t>
      </w:r>
    </w:p>
    <w:p w14:paraId="0524901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ListOfPlayers;</w:t>
      </w:r>
    </w:p>
    <w:p w14:paraId="51FB7B52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App.js : </w:t>
      </w:r>
    </w:p>
    <w:p w14:paraId="770A09EA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721CB53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369D94A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'./App.css';</w:t>
      </w:r>
    </w:p>
    <w:p w14:paraId="168FA0A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ListOfPlayers from './ListOfPlayers';</w:t>
      </w:r>
    </w:p>
    <w:p w14:paraId="7088F8F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IndianPlayers from './IndianPlayers';</w:t>
      </w:r>
    </w:p>
    <w:p w14:paraId="72C9A10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58BA25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const flag = false; // switch to false for other view</w:t>
      </w:r>
    </w:p>
    <w:p w14:paraId="43F5449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DCBE44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F029AB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4294FB8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1C23F76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className="container"&gt;</w:t>
      </w:r>
    </w:p>
    <w:p w14:paraId="0BDC433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{flag ? &lt;ListOfPlayers /&gt; : &lt;IndianPlayers /&gt;}</w:t>
      </w:r>
    </w:p>
    <w:p w14:paraId="5C90D29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6878456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20AB17E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68A160A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25DF11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3C31823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E57FAE2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OUTPUT :</w:t>
      </w:r>
    </w:p>
    <w:p w14:paraId="254B2065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0BD1FB50">
      <w:pPr>
        <w:spacing w:line="360" w:lineRule="auto"/>
        <w:jc w:val="center"/>
        <w:rPr>
          <w:ins w:id="0" w:author="SBM RAFI" w:date="2025-08-03T09:48:30Z"/>
          <w:rFonts w:hint="default"/>
          <w:b w:val="0"/>
          <w:bCs w:val="0"/>
          <w:sz w:val="24"/>
          <w:szCs w:val="24"/>
          <w:lang w:val="en-US" w:eastAsia="zh-CN"/>
        </w:rPr>
      </w:pPr>
      <w:ins w:id="1" w:author="SBM RAFI" w:date="2025-08-03T09:49:03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drawing>
            <wp:inline distT="0" distB="0" distL="114300" distR="114300">
              <wp:extent cx="3388360" cy="2625090"/>
              <wp:effectExtent l="0" t="0" r="15240" b="16510"/>
              <wp:docPr id="4" name="Picture 4" descr="Screenshot 2025-08-03 at 9.41.47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Screenshot 2025-08-03 at 9.41.47 AM"/>
                      <pic:cNvPicPr>
                        <a:picLocks noChangeAspect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8360" cy="2625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135A65">
      <w:pPr>
        <w:spacing w:line="360" w:lineRule="auto"/>
        <w:rPr>
          <w:ins w:id="3" w:author="SBM RAFI" w:date="2025-08-03T09:48:31Z"/>
          <w:rFonts w:hint="default"/>
          <w:b w:val="0"/>
          <w:bCs w:val="0"/>
          <w:sz w:val="24"/>
          <w:szCs w:val="24"/>
          <w:lang w:val="en-US" w:eastAsia="zh-CN"/>
        </w:rPr>
      </w:pPr>
    </w:p>
    <w:p w14:paraId="112EC00B"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ins w:id="4" w:author="SBM RAFI" w:date="2025-08-03T09:48:54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drawing>
            <wp:inline distT="0" distB="0" distL="114300" distR="114300">
              <wp:extent cx="3174365" cy="2521585"/>
              <wp:effectExtent l="0" t="0" r="635" b="18415"/>
              <wp:docPr id="5" name="Picture 5" descr="Screenshot 2025-08-03 at 9.42.26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Screenshot 2025-08-03 at 9.42.26 AM"/>
                      <pic:cNvPicPr>
                        <a:picLocks noChangeAspect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4365" cy="2521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73B75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11F3D61">
      <w:pPr>
        <w:keepNext w:val="0"/>
        <w:keepLines w:val="0"/>
        <w:widowControl/>
        <w:suppressLineNumbers w:val="0"/>
        <w:spacing w:line="360" w:lineRule="auto"/>
        <w:jc w:val="center"/>
        <w:rPr>
          <w:ins w:id="6" w:author="SBM RAFI" w:date="2025-08-03T09:49:45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7" w:author="SBM RAFI" w:date="2025-08-03T09:49:45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8" w:author="SBM RAFI" w:date="2025-08-03T09:49:45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</w:t>
        </w:r>
      </w:ins>
      <w:ins w:id="9" w:author="SBM RAFI" w:date="2025-08-03T09:51:28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>10</w:t>
        </w:r>
      </w:ins>
      <w:ins w:id="10" w:author="SBM RAFI" w:date="2025-08-03T09:49:45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00B4CC67">
      <w:pPr>
        <w:keepNext w:val="0"/>
        <w:keepLines w:val="0"/>
        <w:widowControl/>
        <w:suppressLineNumbers w:val="0"/>
        <w:jc w:val="left"/>
        <w:rPr>
          <w:ins w:id="11" w:author="SBM RAFI" w:date="2025-08-03T10:04:16Z"/>
        </w:rPr>
      </w:pPr>
      <w:ins w:id="12" w:author="SBM RAFI" w:date="2025-08-03T09:50:11Z">
        <w:r>
          <w:rPr>
            <w:rFonts w:hint="default"/>
            <w:b/>
            <w:bCs/>
            <w:sz w:val="28"/>
            <w:szCs w:val="28"/>
            <w:u w:val="none"/>
            <w:lang w:val="en-US" w:eastAsia="zh-CN"/>
          </w:rPr>
          <w:t xml:space="preserve">Exercise : </w:t>
        </w:r>
      </w:ins>
      <w:ins w:id="13" w:author="SBM RAFI" w:date="2025-08-03T10:04:16Z">
        <w:r>
          <w:rPr>
            <w:rFonts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JSX Rendering and Inline CSS in React with Conditional Styling</w:t>
        </w:r>
      </w:ins>
    </w:p>
    <w:p w14:paraId="53BD73EE">
      <w:pPr>
        <w:spacing w:line="360" w:lineRule="auto"/>
        <w:rPr>
          <w:ins w:id="14" w:author="SBM RAFI" w:date="2025-08-03T10:04:18Z"/>
          <w:rFonts w:hint="default"/>
          <w:b w:val="0"/>
          <w:bCs w:val="0"/>
          <w:sz w:val="24"/>
          <w:szCs w:val="24"/>
          <w:lang w:val="en-US" w:eastAsia="zh-CN"/>
        </w:rPr>
      </w:pPr>
    </w:p>
    <w:p w14:paraId="205B4B94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15" w:author="SBM RAFI" w:date="2025-08-03T10:04:35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A</w:t>
        </w:r>
      </w:ins>
      <w:ins w:id="16" w:author="SBM RAFI" w:date="2025-08-03T10:04:36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pp</w:t>
        </w:r>
      </w:ins>
      <w:ins w:id="17" w:author="SBM RAFI" w:date="2025-08-03T10:04:37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.</w:t>
        </w:r>
      </w:ins>
      <w:ins w:id="18" w:author="SBM RAFI" w:date="2025-08-03T10:04:38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js</w:t>
        </w:r>
      </w:ins>
      <w:ins w:id="19" w:author="SBM RAFI" w:date="2025-08-03T10:04:39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 xml:space="preserve"> : </w:t>
        </w:r>
      </w:ins>
    </w:p>
    <w:p w14:paraId="2C0A661B">
      <w:pPr>
        <w:spacing w:line="360" w:lineRule="auto"/>
        <w:rPr>
          <w:ins w:id="2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2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09751EB3">
      <w:pPr>
        <w:spacing w:line="360" w:lineRule="auto"/>
        <w:rPr>
          <w:ins w:id="2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2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'./App.css';</w:t>
        </w:r>
      </w:ins>
    </w:p>
    <w:p w14:paraId="0F64DC66">
      <w:pPr>
        <w:spacing w:line="360" w:lineRule="auto"/>
        <w:rPr>
          <w:ins w:id="2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0A164743">
      <w:pPr>
        <w:spacing w:line="360" w:lineRule="auto"/>
        <w:rPr>
          <w:ins w:id="2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2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function App() {</w:t>
        </w:r>
      </w:ins>
    </w:p>
    <w:p w14:paraId="1F7868D7">
      <w:pPr>
        <w:spacing w:line="360" w:lineRule="auto"/>
        <w:rPr>
          <w:ins w:id="2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2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heading = &lt;h1&gt;Office Space Rentals&lt;/h1&gt;;</w:t>
        </w:r>
      </w:ins>
    </w:p>
    <w:p w14:paraId="61B01920">
      <w:pPr>
        <w:spacing w:line="360" w:lineRule="auto"/>
        <w:rPr>
          <w:ins w:id="2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357C5212">
      <w:pPr>
        <w:spacing w:line="360" w:lineRule="auto"/>
        <w:rPr>
          <w:ins w:id="3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3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office = {</w:t>
        </w:r>
      </w:ins>
    </w:p>
    <w:p w14:paraId="1743248E">
      <w:pPr>
        <w:spacing w:line="360" w:lineRule="auto"/>
        <w:rPr>
          <w:ins w:id="3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3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name: "CoWork Zone",</w:t>
        </w:r>
      </w:ins>
    </w:p>
    <w:p w14:paraId="4EF13E54">
      <w:pPr>
        <w:spacing w:line="360" w:lineRule="auto"/>
        <w:rPr>
          <w:ins w:id="3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35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rent: 55000,</w:t>
        </w:r>
      </w:ins>
    </w:p>
    <w:p w14:paraId="5B988870">
      <w:pPr>
        <w:spacing w:line="360" w:lineRule="auto"/>
        <w:rPr>
          <w:ins w:id="3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37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address: "123 Business Street, Mumbai"</w:t>
        </w:r>
      </w:ins>
    </w:p>
    <w:p w14:paraId="79B83D46">
      <w:pPr>
        <w:spacing w:line="360" w:lineRule="auto"/>
        <w:rPr>
          <w:ins w:id="38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39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};</w:t>
        </w:r>
      </w:ins>
    </w:p>
    <w:p w14:paraId="552B06F3">
      <w:pPr>
        <w:spacing w:line="360" w:lineRule="auto"/>
        <w:rPr>
          <w:ins w:id="4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5DDD54F3">
      <w:pPr>
        <w:spacing w:line="360" w:lineRule="auto"/>
        <w:rPr>
          <w:ins w:id="41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42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officeList = [</w:t>
        </w:r>
      </w:ins>
    </w:p>
    <w:p w14:paraId="0A7526EE">
      <w:pPr>
        <w:spacing w:line="360" w:lineRule="auto"/>
        <w:rPr>
          <w:ins w:id="4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4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{</w:t>
        </w:r>
      </w:ins>
    </w:p>
    <w:p w14:paraId="6710A538">
      <w:pPr>
        <w:spacing w:line="360" w:lineRule="auto"/>
        <w:rPr>
          <w:ins w:id="4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4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name: "WorkHub",</w:t>
        </w:r>
      </w:ins>
    </w:p>
    <w:p w14:paraId="0CEDEC76">
      <w:pPr>
        <w:spacing w:line="360" w:lineRule="auto"/>
        <w:rPr>
          <w:ins w:id="4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4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rent: 45000,</w:t>
        </w:r>
      </w:ins>
    </w:p>
    <w:p w14:paraId="17225BE0">
      <w:pPr>
        <w:spacing w:line="360" w:lineRule="auto"/>
        <w:rPr>
          <w:ins w:id="4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50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address: "45 Startup Lane, Bengaluru"</w:t>
        </w:r>
      </w:ins>
    </w:p>
    <w:p w14:paraId="79530D42">
      <w:pPr>
        <w:spacing w:line="360" w:lineRule="auto"/>
        <w:rPr>
          <w:ins w:id="51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52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},</w:t>
        </w:r>
      </w:ins>
    </w:p>
    <w:p w14:paraId="772C9ACD">
      <w:pPr>
        <w:spacing w:line="360" w:lineRule="auto"/>
        <w:rPr>
          <w:ins w:id="5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5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{</w:t>
        </w:r>
      </w:ins>
    </w:p>
    <w:p w14:paraId="3A5751DF">
      <w:pPr>
        <w:spacing w:line="360" w:lineRule="auto"/>
        <w:rPr>
          <w:ins w:id="5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5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name: "OfficeBay",</w:t>
        </w:r>
      </w:ins>
    </w:p>
    <w:p w14:paraId="283A0374">
      <w:pPr>
        <w:spacing w:line="360" w:lineRule="auto"/>
        <w:rPr>
          <w:ins w:id="5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5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rent: 62000,</w:t>
        </w:r>
      </w:ins>
    </w:p>
    <w:p w14:paraId="5779D635">
      <w:pPr>
        <w:spacing w:line="360" w:lineRule="auto"/>
        <w:rPr>
          <w:ins w:id="5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60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address: "88 Enterprise Road, Pune"</w:t>
        </w:r>
      </w:ins>
    </w:p>
    <w:p w14:paraId="752BE9A6">
      <w:pPr>
        <w:spacing w:line="360" w:lineRule="auto"/>
        <w:rPr>
          <w:ins w:id="61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62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},</w:t>
        </w:r>
      </w:ins>
    </w:p>
    <w:p w14:paraId="6D4260C8">
      <w:pPr>
        <w:spacing w:line="360" w:lineRule="auto"/>
        <w:rPr>
          <w:ins w:id="6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6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{</w:t>
        </w:r>
      </w:ins>
    </w:p>
    <w:p w14:paraId="7F99978A">
      <w:pPr>
        <w:spacing w:line="360" w:lineRule="auto"/>
        <w:rPr>
          <w:ins w:id="6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6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name: "SpaceX Cowork",</w:t>
        </w:r>
      </w:ins>
    </w:p>
    <w:p w14:paraId="2157B921">
      <w:pPr>
        <w:spacing w:line="360" w:lineRule="auto"/>
        <w:rPr>
          <w:ins w:id="6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6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rent: 75000,</w:t>
        </w:r>
      </w:ins>
    </w:p>
    <w:p w14:paraId="7DA2167B">
      <w:pPr>
        <w:spacing w:line="360" w:lineRule="auto"/>
        <w:rPr>
          <w:ins w:id="6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70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address: "12 Tech Park, Hyderabad"</w:t>
        </w:r>
      </w:ins>
    </w:p>
    <w:p w14:paraId="15BA194B">
      <w:pPr>
        <w:spacing w:line="360" w:lineRule="auto"/>
        <w:rPr>
          <w:ins w:id="71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72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}</w:t>
        </w:r>
      </w:ins>
    </w:p>
    <w:p w14:paraId="4675E439">
      <w:pPr>
        <w:spacing w:line="360" w:lineRule="auto"/>
        <w:rPr>
          <w:ins w:id="7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7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];</w:t>
        </w:r>
      </w:ins>
    </w:p>
    <w:p w14:paraId="796D4255">
      <w:pPr>
        <w:spacing w:line="360" w:lineRule="auto"/>
        <w:rPr>
          <w:ins w:id="7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702F9A15">
      <w:pPr>
        <w:spacing w:line="360" w:lineRule="auto"/>
        <w:rPr>
          <w:ins w:id="7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77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getRentStyle = (rent) =&gt; ({</w:t>
        </w:r>
      </w:ins>
    </w:p>
    <w:p w14:paraId="63AB9032">
      <w:pPr>
        <w:spacing w:line="360" w:lineRule="auto"/>
        <w:rPr>
          <w:ins w:id="78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79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color: rent &lt; 60000 ? 'red' : 'green'</w:t>
        </w:r>
      </w:ins>
    </w:p>
    <w:p w14:paraId="7F834F70">
      <w:pPr>
        <w:spacing w:line="360" w:lineRule="auto"/>
        <w:rPr>
          <w:ins w:id="8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8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});</w:t>
        </w:r>
      </w:ins>
    </w:p>
    <w:p w14:paraId="50BC5DCD">
      <w:pPr>
        <w:spacing w:line="360" w:lineRule="auto"/>
        <w:rPr>
          <w:ins w:id="8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1DF33696">
      <w:pPr>
        <w:spacing w:line="360" w:lineRule="auto"/>
        <w:rPr>
          <w:ins w:id="8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8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707AE7B0">
      <w:pPr>
        <w:spacing w:line="360" w:lineRule="auto"/>
        <w:rPr>
          <w:ins w:id="8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8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&lt;div style={{ paddingLeft: '40px', paddingTop: '20px' }}&gt;</w:t>
        </w:r>
      </w:ins>
    </w:p>
    <w:p w14:paraId="183E23A7">
      <w:pPr>
        <w:spacing w:line="360" w:lineRule="auto"/>
        <w:rPr>
          <w:ins w:id="87" w:author="SBM RAFI" w:date="2025-08-03T10:05:44Z"/>
          <w:rFonts w:hint="default"/>
          <w:b w:val="0"/>
          <w:bCs w:val="0"/>
          <w:sz w:val="24"/>
          <w:szCs w:val="24"/>
          <w:lang w:val="en-US" w:eastAsia="zh-CN"/>
        </w:rPr>
      </w:pPr>
      <w:ins w:id="8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{heading}</w:t>
        </w:r>
      </w:ins>
    </w:p>
    <w:p w14:paraId="089EF524">
      <w:pPr>
        <w:spacing w:line="360" w:lineRule="auto"/>
        <w:rPr>
          <w:ins w:id="8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6DE2F81D">
      <w:pPr>
        <w:spacing w:line="360" w:lineRule="auto"/>
        <w:rPr>
          <w:ins w:id="9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9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&lt;img</w:t>
        </w:r>
      </w:ins>
    </w:p>
    <w:p w14:paraId="6D619A26">
      <w:pPr>
        <w:spacing w:line="360" w:lineRule="auto"/>
        <w:rPr>
          <w:ins w:id="9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9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src="/office-space.jpg"</w:t>
        </w:r>
      </w:ins>
    </w:p>
    <w:p w14:paraId="186C4F18">
      <w:pPr>
        <w:spacing w:line="360" w:lineRule="auto"/>
        <w:rPr>
          <w:ins w:id="9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95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alt="Office Space"</w:t>
        </w:r>
      </w:ins>
    </w:p>
    <w:p w14:paraId="7F218628">
      <w:pPr>
        <w:spacing w:line="360" w:lineRule="auto"/>
        <w:rPr>
          <w:ins w:id="9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97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style={{ width: '400px', height: '200px', marginBottom: '20px', borderRadius: '8px' }}</w:t>
        </w:r>
      </w:ins>
    </w:p>
    <w:p w14:paraId="75DFA79E">
      <w:pPr>
        <w:spacing w:line="360" w:lineRule="auto"/>
        <w:rPr>
          <w:ins w:id="98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99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/&gt;</w:t>
        </w:r>
      </w:ins>
    </w:p>
    <w:p w14:paraId="3827ED07">
      <w:pPr>
        <w:spacing w:line="360" w:lineRule="auto"/>
        <w:rPr>
          <w:ins w:id="10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0E5B1AC5">
      <w:pPr>
        <w:spacing w:line="360" w:lineRule="auto"/>
        <w:rPr>
          <w:ins w:id="101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02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&lt;h2&gt;Featured Office&lt;/h2&gt;</w:t>
        </w:r>
      </w:ins>
    </w:p>
    <w:p w14:paraId="6A05DA50">
      <w:pPr>
        <w:spacing w:line="360" w:lineRule="auto"/>
        <w:rPr>
          <w:ins w:id="103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04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&lt;p&gt;&lt;strong&gt;Name:&lt;/strong&gt; {office.name}&lt;/p&gt;</w:t>
        </w:r>
      </w:ins>
    </w:p>
    <w:p w14:paraId="541DF148">
      <w:pPr>
        <w:spacing w:line="360" w:lineRule="auto"/>
        <w:rPr>
          <w:ins w:id="105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06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&lt;p&gt;&lt;strong&gt;Rent:&lt;/strong&gt; &lt;span style={getRentStyle(office.rent)}&gt;{office.rent}&lt;/span&gt;&lt;/p&gt;</w:t>
        </w:r>
      </w:ins>
    </w:p>
    <w:p w14:paraId="27040A68">
      <w:pPr>
        <w:spacing w:line="360" w:lineRule="auto"/>
        <w:rPr>
          <w:ins w:id="10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0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&lt;p&gt;&lt;strong&gt;Address:&lt;/strong&gt; {office.address}&lt;/p&gt;</w:t>
        </w:r>
      </w:ins>
    </w:p>
    <w:p w14:paraId="336B3AC4">
      <w:pPr>
        <w:spacing w:line="360" w:lineRule="auto"/>
        <w:rPr>
          <w:ins w:id="109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22574491">
      <w:pPr>
        <w:spacing w:line="360" w:lineRule="auto"/>
        <w:rPr>
          <w:ins w:id="11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1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&lt;h2&gt;Available Offices&lt;/h2&gt;</w:t>
        </w:r>
      </w:ins>
    </w:p>
    <w:p w14:paraId="3D232058">
      <w:pPr>
        <w:spacing w:line="360" w:lineRule="auto"/>
        <w:rPr>
          <w:ins w:id="11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1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&lt;ul&gt;</w:t>
        </w:r>
      </w:ins>
    </w:p>
    <w:p w14:paraId="2B54E121">
      <w:pPr>
        <w:spacing w:line="360" w:lineRule="auto"/>
        <w:rPr>
          <w:ins w:id="11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15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{officeList.map((o, index) =&gt; (</w:t>
        </w:r>
      </w:ins>
    </w:p>
    <w:p w14:paraId="7EA6709B">
      <w:pPr>
        <w:spacing w:line="360" w:lineRule="auto"/>
        <w:rPr>
          <w:ins w:id="11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17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  &lt;li key={index}&gt;</w:t>
        </w:r>
      </w:ins>
    </w:p>
    <w:p w14:paraId="74D3486F">
      <w:pPr>
        <w:spacing w:line="360" w:lineRule="auto"/>
        <w:rPr>
          <w:ins w:id="118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19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    &lt;p&gt;&lt;strong&gt;Name:&lt;/strong&gt; {o.name}&lt;/p&gt;</w:t>
        </w:r>
      </w:ins>
    </w:p>
    <w:p w14:paraId="33F84F13">
      <w:pPr>
        <w:spacing w:line="360" w:lineRule="auto"/>
        <w:rPr>
          <w:ins w:id="12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2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    &lt;p&gt;&lt;strong&gt;Rent:&lt;/strong&gt; &lt;span style={getRentStyle(o.rent)}&gt;{o.rent}&lt;/span&gt;&lt;/p&gt;</w:t>
        </w:r>
      </w:ins>
    </w:p>
    <w:p w14:paraId="7199D555">
      <w:pPr>
        <w:spacing w:line="360" w:lineRule="auto"/>
        <w:rPr>
          <w:ins w:id="12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2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    &lt;p&gt;&lt;strong&gt;Address:&lt;/strong&gt; {o.address}&lt;/p&gt;</w:t>
        </w:r>
      </w:ins>
    </w:p>
    <w:p w14:paraId="2E279336">
      <w:pPr>
        <w:spacing w:line="360" w:lineRule="auto"/>
        <w:rPr>
          <w:ins w:id="12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25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  &lt;/li&gt;</w:t>
        </w:r>
      </w:ins>
    </w:p>
    <w:p w14:paraId="143BE4C3">
      <w:pPr>
        <w:spacing w:line="360" w:lineRule="auto"/>
        <w:rPr>
          <w:ins w:id="12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27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))}</w:t>
        </w:r>
      </w:ins>
    </w:p>
    <w:p w14:paraId="5BDE3FE5">
      <w:pPr>
        <w:spacing w:line="360" w:lineRule="auto"/>
        <w:rPr>
          <w:ins w:id="128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29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&lt;/ul&gt;</w:t>
        </w:r>
      </w:ins>
    </w:p>
    <w:p w14:paraId="6B57E3F6">
      <w:pPr>
        <w:spacing w:line="360" w:lineRule="auto"/>
        <w:rPr>
          <w:ins w:id="130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31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6E172616">
      <w:pPr>
        <w:spacing w:line="360" w:lineRule="auto"/>
        <w:rPr>
          <w:ins w:id="132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33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1B8C7062">
      <w:pPr>
        <w:spacing w:line="360" w:lineRule="auto"/>
        <w:rPr>
          <w:ins w:id="134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35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65031B14">
      <w:pPr>
        <w:spacing w:line="360" w:lineRule="auto"/>
        <w:rPr>
          <w:ins w:id="136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</w:p>
    <w:p w14:paraId="74FF6158">
      <w:pPr>
        <w:spacing w:line="360" w:lineRule="auto"/>
        <w:rPr>
          <w:ins w:id="137" w:author="SBM RAFI" w:date="2025-08-03T10:05:22Z"/>
          <w:rFonts w:hint="default"/>
          <w:b w:val="0"/>
          <w:bCs w:val="0"/>
          <w:sz w:val="24"/>
          <w:szCs w:val="24"/>
          <w:lang w:val="en-US" w:eastAsia="zh-CN"/>
        </w:rPr>
      </w:pPr>
      <w:ins w:id="138" w:author="SBM RAFI" w:date="2025-08-03T10:05:2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export default App;</w:t>
        </w:r>
      </w:ins>
    </w:p>
    <w:p w14:paraId="1F5600F3">
      <w:pPr>
        <w:spacing w:line="360" w:lineRule="auto"/>
        <w:rPr>
          <w:ins w:id="139" w:author="SBM RAFI" w:date="2025-08-03T10:06:07Z"/>
          <w:rFonts w:hint="default"/>
          <w:b/>
          <w:bCs/>
          <w:sz w:val="28"/>
          <w:szCs w:val="28"/>
          <w:lang w:val="en-US" w:eastAsia="zh-CN"/>
        </w:rPr>
      </w:pPr>
      <w:ins w:id="140" w:author="SBM RAFI" w:date="2025-08-03T10:06:05Z">
        <w:r>
          <w:rPr>
            <w:rFonts w:hint="default"/>
            <w:b/>
            <w:bCs/>
            <w:sz w:val="28"/>
            <w:szCs w:val="28"/>
            <w:lang w:val="en-US" w:eastAsia="zh-CN"/>
          </w:rPr>
          <w:t>OU</w:t>
        </w:r>
      </w:ins>
      <w:ins w:id="141" w:author="SBM RAFI" w:date="2025-08-03T10:06:06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TPUT : </w:t>
        </w:r>
      </w:ins>
    </w:p>
    <w:p w14:paraId="178E462B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ins w:id="142" w:author="SBM RAFI" w:date="2025-08-03T10:06:16Z">
        <w:r>
          <w:rPr>
            <w:rFonts w:hint="default"/>
            <w:b/>
            <w:bCs/>
            <w:sz w:val="28"/>
            <w:szCs w:val="28"/>
            <w:lang w:val="en-US" w:eastAsia="zh-CN"/>
          </w:rPr>
          <w:drawing>
            <wp:inline distT="0" distB="0" distL="114300" distR="114300">
              <wp:extent cx="4351655" cy="8001000"/>
              <wp:effectExtent l="0" t="0" r="17145" b="0"/>
              <wp:docPr id="6" name="Picture 6" descr="Screenshot 2025-08-03 at 10.03.39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Screenshot 2025-08-03 at 10.03.39 AM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1655" cy="800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D77DE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0540585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681F6BE">
      <w:pPr>
        <w:keepNext w:val="0"/>
        <w:keepLines w:val="0"/>
        <w:widowControl/>
        <w:suppressLineNumbers w:val="0"/>
        <w:spacing w:line="360" w:lineRule="auto"/>
        <w:jc w:val="center"/>
        <w:rPr>
          <w:ins w:id="144" w:author="SBM RAFI" w:date="2025-08-03T10:06:54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145" w:author="SBM RAFI" w:date="2025-08-03T10:06:54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146" w:author="SBM RAFI" w:date="2025-08-03T10:06:54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ins w:id="147" w:author="SBM RAFI" w:date="2025-08-03T10:06:57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>1</w:t>
        </w:r>
      </w:ins>
      <w:ins w:id="148" w:author="SBM RAFI" w:date="2025-08-03T10:06:54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342ECDA5">
      <w:pPr>
        <w:keepNext w:val="0"/>
        <w:keepLines w:val="0"/>
        <w:widowControl/>
        <w:suppressLineNumbers w:val="0"/>
        <w:jc w:val="left"/>
        <w:rPr>
          <w:ins w:id="149" w:author="SBM RAFI" w:date="2025-08-03T10:28:40Z"/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150" w:author="SBM RAFI" w:date="2025-08-03T10:07:06Z">
        <w:r>
          <w:rPr>
            <w:rFonts w:hint="default"/>
            <w:b/>
            <w:bCs/>
            <w:sz w:val="28"/>
            <w:szCs w:val="28"/>
            <w:u w:val="none"/>
            <w:lang w:val="en-US" w:eastAsia="zh-CN"/>
          </w:rPr>
          <w:t xml:space="preserve">Exercise : </w:t>
        </w:r>
      </w:ins>
      <w:ins w:id="151" w:author="SBM RAFI" w:date="2025-08-03T10:28:32Z">
        <w:r>
          <w:rPr>
            <w:rFonts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React Event Handling – Synthetic Events, Event Binding, and </w:t>
        </w:r>
      </w:ins>
      <w:ins w:id="152" w:author="SBM RAFI" w:date="2025-08-03T10:28:34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ab/>
        </w:r>
      </w:ins>
      <w:ins w:id="153" w:author="SBM RAFI" w:date="2025-08-03T10:28:35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ab/>
        </w:r>
      </w:ins>
      <w:ins w:id="154" w:author="SBM RAFI" w:date="2025-08-03T10:28:37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   </w:t>
        </w:r>
      </w:ins>
      <w:ins w:id="155" w:author="SBM RAFI" w:date="2025-08-03T10:28:38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  </w:t>
        </w:r>
      </w:ins>
      <w:ins w:id="156" w:author="SBM RAFI" w:date="2025-08-03T10:28:39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</w:t>
        </w:r>
      </w:ins>
      <w:ins w:id="157" w:author="SBM RAFI" w:date="2025-08-03T10:28:32Z">
        <w:r>
          <w:rPr>
            <w:rFonts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Currency Converter</w:t>
        </w:r>
      </w:ins>
    </w:p>
    <w:p w14:paraId="031E3082">
      <w:pPr>
        <w:keepNext w:val="0"/>
        <w:keepLines w:val="0"/>
        <w:widowControl/>
        <w:suppressLineNumbers w:val="0"/>
        <w:jc w:val="left"/>
        <w:rPr>
          <w:ins w:id="158" w:author="SBM RAFI" w:date="2025-08-03T10:28:41Z"/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0F68B0FC">
      <w:pPr>
        <w:keepNext w:val="0"/>
        <w:keepLines w:val="0"/>
        <w:widowControl/>
        <w:suppressLineNumbers w:val="0"/>
        <w:jc w:val="left"/>
        <w:rPr>
          <w:ins w:id="159" w:author="SBM RAFI" w:date="2025-08-03T10:34:43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160" w:author="SBM RAFI" w:date="2025-08-03T10:34:34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C</w:t>
        </w:r>
      </w:ins>
      <w:ins w:id="161" w:author="SBM RAFI" w:date="2025-08-03T10:34:35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urre</w:t>
        </w:r>
      </w:ins>
      <w:ins w:id="162" w:author="SBM RAFI" w:date="2025-08-03T10:34:36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n</w:t>
        </w:r>
      </w:ins>
      <w:ins w:id="163" w:author="SBM RAFI" w:date="2025-08-03T10:34:37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cyCo</w:t>
        </w:r>
      </w:ins>
      <w:ins w:id="164" w:author="SBM RAFI" w:date="2025-08-03T10:34:38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n</w:t>
        </w:r>
      </w:ins>
      <w:ins w:id="165" w:author="SBM RAFI" w:date="2025-08-03T10:34:39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ver</w:t>
        </w:r>
      </w:ins>
      <w:ins w:id="166" w:author="SBM RAFI" w:date="2025-08-03T10:34:40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to</w:t>
        </w:r>
      </w:ins>
      <w:ins w:id="167" w:author="SBM RAFI" w:date="2025-08-03T10:34:41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r.j</w:t>
        </w:r>
      </w:ins>
      <w:ins w:id="168" w:author="SBM RAFI" w:date="2025-08-03T10:34:42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s :</w:t>
        </w:r>
      </w:ins>
    </w:p>
    <w:p w14:paraId="3EA3C8FD">
      <w:pPr>
        <w:keepNext w:val="0"/>
        <w:keepLines w:val="0"/>
        <w:widowControl/>
        <w:suppressLineNumbers w:val="0"/>
        <w:jc w:val="left"/>
        <w:rPr>
          <w:ins w:id="169" w:author="SBM RAFI" w:date="2025-08-03T10:34:44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7B6A37FA">
      <w:pPr>
        <w:keepNext w:val="0"/>
        <w:keepLines w:val="0"/>
        <w:widowControl/>
        <w:suppressLineNumbers w:val="0"/>
        <w:jc w:val="left"/>
        <w:rPr>
          <w:ins w:id="170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71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import React, { useState } from 'react';</w:t>
        </w:r>
      </w:ins>
    </w:p>
    <w:p w14:paraId="0655EB11">
      <w:pPr>
        <w:keepNext w:val="0"/>
        <w:keepLines w:val="0"/>
        <w:widowControl/>
        <w:suppressLineNumbers w:val="0"/>
        <w:jc w:val="left"/>
        <w:rPr>
          <w:ins w:id="172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7F7B5A91">
      <w:pPr>
        <w:keepNext w:val="0"/>
        <w:keepLines w:val="0"/>
        <w:widowControl/>
        <w:suppressLineNumbers w:val="0"/>
        <w:jc w:val="left"/>
        <w:rPr>
          <w:ins w:id="17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7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function CurrencyConvertor() {</w:t>
        </w:r>
      </w:ins>
    </w:p>
    <w:p w14:paraId="243AEEC9">
      <w:pPr>
        <w:keepNext w:val="0"/>
        <w:keepLines w:val="0"/>
        <w:widowControl/>
        <w:suppressLineNumbers w:val="0"/>
        <w:jc w:val="left"/>
        <w:rPr>
          <w:ins w:id="17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7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const [rupees, setRupees] = useState('');</w:t>
        </w:r>
      </w:ins>
    </w:p>
    <w:p w14:paraId="162DCABF">
      <w:pPr>
        <w:keepNext w:val="0"/>
        <w:keepLines w:val="0"/>
        <w:widowControl/>
        <w:suppressLineNumbers w:val="0"/>
        <w:jc w:val="left"/>
        <w:rPr>
          <w:ins w:id="17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7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const [currency, setCurrency] = useState('');</w:t>
        </w:r>
      </w:ins>
    </w:p>
    <w:p w14:paraId="1928E2F2">
      <w:pPr>
        <w:keepNext w:val="0"/>
        <w:keepLines w:val="0"/>
        <w:widowControl/>
        <w:suppressLineNumbers w:val="0"/>
        <w:jc w:val="left"/>
        <w:rPr>
          <w:ins w:id="17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AC79972">
      <w:pPr>
        <w:keepNext w:val="0"/>
        <w:keepLines w:val="0"/>
        <w:widowControl/>
        <w:suppressLineNumbers w:val="0"/>
        <w:jc w:val="left"/>
        <w:rPr>
          <w:ins w:id="180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81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const handleSubmit = (e) =&gt; {</w:t>
        </w:r>
      </w:ins>
    </w:p>
    <w:p w14:paraId="63AB0D23">
      <w:pPr>
        <w:keepNext w:val="0"/>
        <w:keepLines w:val="0"/>
        <w:widowControl/>
        <w:suppressLineNumbers w:val="0"/>
        <w:jc w:val="left"/>
        <w:rPr>
          <w:ins w:id="182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83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e.preventDefault();</w:t>
        </w:r>
      </w:ins>
    </w:p>
    <w:p w14:paraId="38FFE0CA">
      <w:pPr>
        <w:keepNext w:val="0"/>
        <w:keepLines w:val="0"/>
        <w:widowControl/>
        <w:suppressLineNumbers w:val="0"/>
        <w:jc w:val="left"/>
        <w:rPr>
          <w:ins w:id="184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7ABB9EE0">
      <w:pPr>
        <w:keepNext w:val="0"/>
        <w:keepLines w:val="0"/>
        <w:widowControl/>
        <w:suppressLineNumbers w:val="0"/>
        <w:jc w:val="left"/>
        <w:rPr>
          <w:ins w:id="18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8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const amount = parseFloat(rupees);</w:t>
        </w:r>
      </w:ins>
    </w:p>
    <w:p w14:paraId="294C5E4A">
      <w:pPr>
        <w:keepNext w:val="0"/>
        <w:keepLines w:val="0"/>
        <w:widowControl/>
        <w:suppressLineNumbers w:val="0"/>
        <w:jc w:val="left"/>
        <w:rPr>
          <w:ins w:id="18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8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if (!isNaN(amount) &amp;&amp; currency.toLowerCase() === 'euro') {</w:t>
        </w:r>
      </w:ins>
    </w:p>
    <w:p w14:paraId="7F5B1FAA">
      <w:pPr>
        <w:keepNext w:val="0"/>
        <w:keepLines w:val="0"/>
        <w:widowControl/>
        <w:suppressLineNumbers w:val="0"/>
        <w:jc w:val="left"/>
        <w:rPr>
          <w:ins w:id="18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9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const converted = (amount * 0.011).toFixed(2);</w:t>
        </w:r>
      </w:ins>
    </w:p>
    <w:p w14:paraId="6AD2AE0D">
      <w:pPr>
        <w:keepNext w:val="0"/>
        <w:keepLines w:val="0"/>
        <w:widowControl/>
        <w:suppressLineNumbers w:val="0"/>
        <w:jc w:val="left"/>
        <w:rPr>
          <w:ins w:id="19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9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alert(`Converting to Euro Amount is ${converted}`);</w:t>
        </w:r>
      </w:ins>
    </w:p>
    <w:p w14:paraId="28552237">
      <w:pPr>
        <w:keepNext w:val="0"/>
        <w:keepLines w:val="0"/>
        <w:widowControl/>
        <w:suppressLineNumbers w:val="0"/>
        <w:jc w:val="left"/>
        <w:rPr>
          <w:ins w:id="19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9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} else {</w:t>
        </w:r>
      </w:ins>
    </w:p>
    <w:p w14:paraId="10189399">
      <w:pPr>
        <w:keepNext w:val="0"/>
        <w:keepLines w:val="0"/>
        <w:widowControl/>
        <w:suppressLineNumbers w:val="0"/>
        <w:jc w:val="left"/>
        <w:rPr>
          <w:ins w:id="19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9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alert("Please enter a valid INR amount and 'Euro' in the currency field.");</w:t>
        </w:r>
      </w:ins>
    </w:p>
    <w:p w14:paraId="65CC9D53">
      <w:pPr>
        <w:keepNext w:val="0"/>
        <w:keepLines w:val="0"/>
        <w:widowControl/>
        <w:suppressLineNumbers w:val="0"/>
        <w:jc w:val="left"/>
        <w:rPr>
          <w:ins w:id="19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19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}</w:t>
        </w:r>
      </w:ins>
    </w:p>
    <w:p w14:paraId="34777A75">
      <w:pPr>
        <w:keepNext w:val="0"/>
        <w:keepLines w:val="0"/>
        <w:widowControl/>
        <w:suppressLineNumbers w:val="0"/>
        <w:jc w:val="left"/>
        <w:rPr>
          <w:ins w:id="19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0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7E4049A6">
      <w:pPr>
        <w:keepNext w:val="0"/>
        <w:keepLines w:val="0"/>
        <w:widowControl/>
        <w:suppressLineNumbers w:val="0"/>
        <w:jc w:val="left"/>
        <w:rPr>
          <w:ins w:id="20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2CF33EC">
      <w:pPr>
        <w:keepNext w:val="0"/>
        <w:keepLines w:val="0"/>
        <w:widowControl/>
        <w:suppressLineNumbers w:val="0"/>
        <w:jc w:val="left"/>
        <w:rPr>
          <w:ins w:id="202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03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return (</w:t>
        </w:r>
      </w:ins>
    </w:p>
    <w:p w14:paraId="67ABA2F0">
      <w:pPr>
        <w:keepNext w:val="0"/>
        <w:keepLines w:val="0"/>
        <w:widowControl/>
        <w:suppressLineNumbers w:val="0"/>
        <w:jc w:val="left"/>
        <w:rPr>
          <w:ins w:id="204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05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&lt;div style={{ marginTop: '30px' }}&gt;</w:t>
        </w:r>
      </w:ins>
    </w:p>
    <w:p w14:paraId="446EE6E6">
      <w:pPr>
        <w:keepNext w:val="0"/>
        <w:keepLines w:val="0"/>
        <w:widowControl/>
        <w:suppressLineNumbers w:val="0"/>
        <w:jc w:val="left"/>
        <w:rPr>
          <w:ins w:id="206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07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&lt;h2 style={{ color: 'green' }}&gt;Currency Convertor!!!&lt;/h2&gt;</w:t>
        </w:r>
      </w:ins>
    </w:p>
    <w:p w14:paraId="7C2A209F">
      <w:pPr>
        <w:keepNext w:val="0"/>
        <w:keepLines w:val="0"/>
        <w:widowControl/>
        <w:suppressLineNumbers w:val="0"/>
        <w:jc w:val="left"/>
        <w:rPr>
          <w:ins w:id="208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74A27998">
      <w:pPr>
        <w:keepNext w:val="0"/>
        <w:keepLines w:val="0"/>
        <w:widowControl/>
        <w:suppressLineNumbers w:val="0"/>
        <w:jc w:val="left"/>
        <w:rPr>
          <w:ins w:id="20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1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&lt;form onSubmit={handleSubmit}&gt;</w:t>
        </w:r>
      </w:ins>
    </w:p>
    <w:p w14:paraId="37345F41">
      <w:pPr>
        <w:keepNext w:val="0"/>
        <w:keepLines w:val="0"/>
        <w:widowControl/>
        <w:suppressLineNumbers w:val="0"/>
        <w:jc w:val="left"/>
        <w:rPr>
          <w:ins w:id="21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1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&lt;div&gt;</w:t>
        </w:r>
      </w:ins>
    </w:p>
    <w:p w14:paraId="1B1943EA">
      <w:pPr>
        <w:keepNext w:val="0"/>
        <w:keepLines w:val="0"/>
        <w:widowControl/>
        <w:suppressLineNumbers w:val="0"/>
        <w:jc w:val="left"/>
        <w:rPr>
          <w:ins w:id="21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1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&lt;label htmlFor="inr"&gt;Amount:&lt;/label&gt;&amp;nbsp;</w:t>
        </w:r>
      </w:ins>
    </w:p>
    <w:p w14:paraId="408C2ECC">
      <w:pPr>
        <w:keepNext w:val="0"/>
        <w:keepLines w:val="0"/>
        <w:widowControl/>
        <w:suppressLineNumbers w:val="0"/>
        <w:jc w:val="left"/>
        <w:rPr>
          <w:ins w:id="21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1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&lt;input</w:t>
        </w:r>
      </w:ins>
    </w:p>
    <w:p w14:paraId="786D4609">
      <w:pPr>
        <w:keepNext w:val="0"/>
        <w:keepLines w:val="0"/>
        <w:widowControl/>
        <w:suppressLineNumbers w:val="0"/>
        <w:jc w:val="left"/>
        <w:rPr>
          <w:ins w:id="21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1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type="text"</w:t>
        </w:r>
      </w:ins>
    </w:p>
    <w:p w14:paraId="72E03C16">
      <w:pPr>
        <w:keepNext w:val="0"/>
        <w:keepLines w:val="0"/>
        <w:widowControl/>
        <w:suppressLineNumbers w:val="0"/>
        <w:jc w:val="left"/>
        <w:rPr>
          <w:ins w:id="21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2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id="inr"</w:t>
        </w:r>
      </w:ins>
    </w:p>
    <w:p w14:paraId="220A447A">
      <w:pPr>
        <w:keepNext w:val="0"/>
        <w:keepLines w:val="0"/>
        <w:widowControl/>
        <w:suppressLineNumbers w:val="0"/>
        <w:jc w:val="left"/>
        <w:rPr>
          <w:ins w:id="22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2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value={rupees}</w:t>
        </w:r>
      </w:ins>
    </w:p>
    <w:p w14:paraId="64A38A85">
      <w:pPr>
        <w:keepNext w:val="0"/>
        <w:keepLines w:val="0"/>
        <w:widowControl/>
        <w:suppressLineNumbers w:val="0"/>
        <w:jc w:val="left"/>
        <w:rPr>
          <w:ins w:id="22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2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onChange={(e) =&gt; setRupees(e.target.value)}</w:t>
        </w:r>
      </w:ins>
    </w:p>
    <w:p w14:paraId="31E1F6C6">
      <w:pPr>
        <w:keepNext w:val="0"/>
        <w:keepLines w:val="0"/>
        <w:widowControl/>
        <w:suppressLineNumbers w:val="0"/>
        <w:jc w:val="left"/>
        <w:rPr>
          <w:ins w:id="22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2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/&gt;</w:t>
        </w:r>
      </w:ins>
    </w:p>
    <w:p w14:paraId="57AD34B1">
      <w:pPr>
        <w:keepNext w:val="0"/>
        <w:keepLines w:val="0"/>
        <w:widowControl/>
        <w:suppressLineNumbers w:val="0"/>
        <w:jc w:val="left"/>
        <w:rPr>
          <w:ins w:id="22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2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&lt;/div&gt;</w:t>
        </w:r>
      </w:ins>
    </w:p>
    <w:p w14:paraId="75105D2D">
      <w:pPr>
        <w:keepNext w:val="0"/>
        <w:keepLines w:val="0"/>
        <w:widowControl/>
        <w:suppressLineNumbers w:val="0"/>
        <w:jc w:val="left"/>
        <w:rPr>
          <w:ins w:id="22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3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&lt;br /&gt;</w:t>
        </w:r>
      </w:ins>
    </w:p>
    <w:p w14:paraId="0FDDD9D0">
      <w:pPr>
        <w:keepNext w:val="0"/>
        <w:keepLines w:val="0"/>
        <w:widowControl/>
        <w:suppressLineNumbers w:val="0"/>
        <w:jc w:val="left"/>
        <w:rPr>
          <w:ins w:id="23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3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&lt;div&gt;</w:t>
        </w:r>
      </w:ins>
    </w:p>
    <w:p w14:paraId="7D4FD08B">
      <w:pPr>
        <w:keepNext w:val="0"/>
        <w:keepLines w:val="0"/>
        <w:widowControl/>
        <w:suppressLineNumbers w:val="0"/>
        <w:jc w:val="left"/>
        <w:rPr>
          <w:ins w:id="23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3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&lt;label htmlFor="currency"&gt;Currency:&lt;/label&gt;&amp;nbsp;</w:t>
        </w:r>
      </w:ins>
    </w:p>
    <w:p w14:paraId="6AA59BD9">
      <w:pPr>
        <w:keepNext w:val="0"/>
        <w:keepLines w:val="0"/>
        <w:widowControl/>
        <w:suppressLineNumbers w:val="0"/>
        <w:jc w:val="left"/>
        <w:rPr>
          <w:ins w:id="23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3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&lt;input</w:t>
        </w:r>
      </w:ins>
    </w:p>
    <w:p w14:paraId="77521606">
      <w:pPr>
        <w:keepNext w:val="0"/>
        <w:keepLines w:val="0"/>
        <w:widowControl/>
        <w:suppressLineNumbers w:val="0"/>
        <w:jc w:val="left"/>
        <w:rPr>
          <w:ins w:id="23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3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type="text"</w:t>
        </w:r>
      </w:ins>
    </w:p>
    <w:p w14:paraId="23A56413">
      <w:pPr>
        <w:keepNext w:val="0"/>
        <w:keepLines w:val="0"/>
        <w:widowControl/>
        <w:suppressLineNumbers w:val="0"/>
        <w:jc w:val="left"/>
        <w:rPr>
          <w:ins w:id="23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4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id="currency"</w:t>
        </w:r>
      </w:ins>
    </w:p>
    <w:p w14:paraId="06EC223C">
      <w:pPr>
        <w:keepNext w:val="0"/>
        <w:keepLines w:val="0"/>
        <w:widowControl/>
        <w:suppressLineNumbers w:val="0"/>
        <w:jc w:val="left"/>
        <w:rPr>
          <w:ins w:id="24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4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value={currency}</w:t>
        </w:r>
      </w:ins>
    </w:p>
    <w:p w14:paraId="67558639">
      <w:pPr>
        <w:keepNext w:val="0"/>
        <w:keepLines w:val="0"/>
        <w:widowControl/>
        <w:suppressLineNumbers w:val="0"/>
        <w:jc w:val="left"/>
        <w:rPr>
          <w:ins w:id="24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4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  onChange={(e) =&gt; setCurrency(e.target.value)}</w:t>
        </w:r>
      </w:ins>
    </w:p>
    <w:p w14:paraId="6DB95732">
      <w:pPr>
        <w:keepNext w:val="0"/>
        <w:keepLines w:val="0"/>
        <w:widowControl/>
        <w:suppressLineNumbers w:val="0"/>
        <w:jc w:val="left"/>
        <w:rPr>
          <w:ins w:id="24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4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  /&gt;</w:t>
        </w:r>
      </w:ins>
    </w:p>
    <w:p w14:paraId="1F031EE6">
      <w:pPr>
        <w:keepNext w:val="0"/>
        <w:keepLines w:val="0"/>
        <w:widowControl/>
        <w:suppressLineNumbers w:val="0"/>
        <w:jc w:val="left"/>
        <w:rPr>
          <w:ins w:id="24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4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&lt;/div&gt;</w:t>
        </w:r>
      </w:ins>
    </w:p>
    <w:p w14:paraId="466948CD">
      <w:pPr>
        <w:keepNext w:val="0"/>
        <w:keepLines w:val="0"/>
        <w:widowControl/>
        <w:suppressLineNumbers w:val="0"/>
        <w:jc w:val="left"/>
        <w:rPr>
          <w:ins w:id="24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5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&lt;br /&gt;</w:t>
        </w:r>
      </w:ins>
    </w:p>
    <w:p w14:paraId="7097BDAD">
      <w:pPr>
        <w:keepNext w:val="0"/>
        <w:keepLines w:val="0"/>
        <w:widowControl/>
        <w:suppressLineNumbers w:val="0"/>
        <w:jc w:val="left"/>
        <w:rPr>
          <w:ins w:id="25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52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&lt;button type="submit"&gt;Submit&lt;/button&gt;</w:t>
        </w:r>
      </w:ins>
    </w:p>
    <w:p w14:paraId="713596EE">
      <w:pPr>
        <w:keepNext w:val="0"/>
        <w:keepLines w:val="0"/>
        <w:widowControl/>
        <w:suppressLineNumbers w:val="0"/>
        <w:jc w:val="left"/>
        <w:rPr>
          <w:ins w:id="253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54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&lt;/form&gt;</w:t>
        </w:r>
      </w:ins>
    </w:p>
    <w:p w14:paraId="27D5BEEC">
      <w:pPr>
        <w:keepNext w:val="0"/>
        <w:keepLines w:val="0"/>
        <w:widowControl/>
        <w:suppressLineNumbers w:val="0"/>
        <w:jc w:val="left"/>
        <w:rPr>
          <w:ins w:id="255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56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&lt;/div&gt;</w:t>
        </w:r>
      </w:ins>
    </w:p>
    <w:p w14:paraId="6A2167D4">
      <w:pPr>
        <w:keepNext w:val="0"/>
        <w:keepLines w:val="0"/>
        <w:widowControl/>
        <w:suppressLineNumbers w:val="0"/>
        <w:jc w:val="left"/>
        <w:rPr>
          <w:ins w:id="257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58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);</w:t>
        </w:r>
      </w:ins>
    </w:p>
    <w:p w14:paraId="2B57EA79">
      <w:pPr>
        <w:keepNext w:val="0"/>
        <w:keepLines w:val="0"/>
        <w:widowControl/>
        <w:suppressLineNumbers w:val="0"/>
        <w:jc w:val="left"/>
        <w:rPr>
          <w:ins w:id="259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60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}</w:t>
        </w:r>
      </w:ins>
    </w:p>
    <w:p w14:paraId="6F42FC65">
      <w:pPr>
        <w:keepNext w:val="0"/>
        <w:keepLines w:val="0"/>
        <w:widowControl/>
        <w:suppressLineNumbers w:val="0"/>
        <w:jc w:val="left"/>
        <w:rPr>
          <w:ins w:id="261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702411CD">
      <w:pPr>
        <w:keepNext w:val="0"/>
        <w:keepLines w:val="0"/>
        <w:widowControl/>
        <w:suppressLineNumbers w:val="0"/>
        <w:jc w:val="left"/>
        <w:rPr>
          <w:ins w:id="262" w:author="SBM RAFI" w:date="2025-08-03T10:34:44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63" w:author="SBM RAFI" w:date="2025-08-03T10:34:44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export default CurrencyConvertor;</w:t>
        </w:r>
      </w:ins>
    </w:p>
    <w:p w14:paraId="5ED19D3B">
      <w:pPr>
        <w:keepNext w:val="0"/>
        <w:keepLines w:val="0"/>
        <w:widowControl/>
        <w:suppressLineNumbers w:val="0"/>
        <w:jc w:val="left"/>
        <w:rPr>
          <w:ins w:id="264" w:author="SBM RAFI" w:date="2025-08-03T10:34:33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3B6F902">
      <w:pPr>
        <w:keepNext w:val="0"/>
        <w:keepLines w:val="0"/>
        <w:widowControl/>
        <w:suppressLineNumbers w:val="0"/>
        <w:jc w:val="left"/>
        <w:rPr>
          <w:ins w:id="265" w:author="SBM RAFI" w:date="2025-08-03T10:29:38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266" w:author="SBM RAFI" w:date="2025-08-03T10:29:33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A</w:t>
        </w:r>
      </w:ins>
      <w:ins w:id="267" w:author="SBM RAFI" w:date="2025-08-03T10:29:34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pp.</w:t>
        </w:r>
      </w:ins>
      <w:ins w:id="268" w:author="SBM RAFI" w:date="2025-08-03T10:29:35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js : </w:t>
        </w:r>
      </w:ins>
    </w:p>
    <w:p w14:paraId="40C1BEE3">
      <w:pPr>
        <w:keepNext w:val="0"/>
        <w:keepLines w:val="0"/>
        <w:widowControl/>
        <w:suppressLineNumbers w:val="0"/>
        <w:jc w:val="left"/>
        <w:rPr>
          <w:ins w:id="269" w:author="SBM RAFI" w:date="2025-08-03T10:29:48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708618C4">
      <w:pPr>
        <w:keepNext w:val="0"/>
        <w:keepLines w:val="0"/>
        <w:widowControl/>
        <w:suppressLineNumbers w:val="0"/>
        <w:jc w:val="left"/>
        <w:rPr>
          <w:ins w:id="270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71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import React from 'react';</w:t>
        </w:r>
      </w:ins>
    </w:p>
    <w:p w14:paraId="68E7F0D5">
      <w:pPr>
        <w:keepNext w:val="0"/>
        <w:keepLines w:val="0"/>
        <w:widowControl/>
        <w:suppressLineNumbers w:val="0"/>
        <w:jc w:val="left"/>
        <w:rPr>
          <w:ins w:id="27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7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import CurrencyConvertor from './Currencyconvertor';</w:t>
        </w:r>
      </w:ins>
    </w:p>
    <w:p w14:paraId="7DB3F418">
      <w:pPr>
        <w:keepNext w:val="0"/>
        <w:keepLines w:val="0"/>
        <w:widowControl/>
        <w:suppressLineNumbers w:val="0"/>
        <w:jc w:val="left"/>
        <w:rPr>
          <w:ins w:id="27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4B8E66F">
      <w:pPr>
        <w:keepNext w:val="0"/>
        <w:keepLines w:val="0"/>
        <w:widowControl/>
        <w:suppressLineNumbers w:val="0"/>
        <w:jc w:val="left"/>
        <w:rPr>
          <w:ins w:id="27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7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function App() {</w:t>
        </w:r>
      </w:ins>
    </w:p>
    <w:p w14:paraId="7BB489BE">
      <w:pPr>
        <w:keepNext w:val="0"/>
        <w:keepLines w:val="0"/>
        <w:widowControl/>
        <w:suppressLineNumbers w:val="0"/>
        <w:jc w:val="left"/>
        <w:rPr>
          <w:ins w:id="27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7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return (</w:t>
        </w:r>
      </w:ins>
    </w:p>
    <w:p w14:paraId="771893AF">
      <w:pPr>
        <w:keepNext w:val="0"/>
        <w:keepLines w:val="0"/>
        <w:widowControl/>
        <w:suppressLineNumbers w:val="0"/>
        <w:jc w:val="left"/>
        <w:rPr>
          <w:ins w:id="27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8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&lt;div style={{ paddingLeft: '40px', paddingTop: '20px' }}&gt;</w:t>
        </w:r>
      </w:ins>
    </w:p>
    <w:p w14:paraId="1A903986">
      <w:pPr>
        <w:keepNext w:val="0"/>
        <w:keepLines w:val="0"/>
        <w:widowControl/>
        <w:suppressLineNumbers w:val="0"/>
        <w:jc w:val="left"/>
        <w:rPr>
          <w:ins w:id="28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8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&lt;EventDemo /&gt;</w:t>
        </w:r>
      </w:ins>
    </w:p>
    <w:p w14:paraId="4E127C3C">
      <w:pPr>
        <w:keepNext w:val="0"/>
        <w:keepLines w:val="0"/>
        <w:widowControl/>
        <w:suppressLineNumbers w:val="0"/>
        <w:jc w:val="left"/>
        <w:rPr>
          <w:ins w:id="28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84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&lt;CurrencyConvertor /&gt;</w:t>
        </w:r>
      </w:ins>
    </w:p>
    <w:p w14:paraId="3A2BA134">
      <w:pPr>
        <w:keepNext w:val="0"/>
        <w:keepLines w:val="0"/>
        <w:widowControl/>
        <w:suppressLineNumbers w:val="0"/>
        <w:jc w:val="left"/>
        <w:rPr>
          <w:ins w:id="28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8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&lt;/div&gt;</w:t>
        </w:r>
      </w:ins>
    </w:p>
    <w:p w14:paraId="4405E47C">
      <w:pPr>
        <w:keepNext w:val="0"/>
        <w:keepLines w:val="0"/>
        <w:widowControl/>
        <w:suppressLineNumbers w:val="0"/>
        <w:jc w:val="left"/>
        <w:rPr>
          <w:ins w:id="28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8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);</w:t>
        </w:r>
      </w:ins>
    </w:p>
    <w:p w14:paraId="3AAE8011">
      <w:pPr>
        <w:keepNext w:val="0"/>
        <w:keepLines w:val="0"/>
        <w:widowControl/>
        <w:suppressLineNumbers w:val="0"/>
        <w:jc w:val="left"/>
        <w:rPr>
          <w:ins w:id="28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9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}</w:t>
        </w:r>
      </w:ins>
    </w:p>
    <w:p w14:paraId="542845A7">
      <w:pPr>
        <w:keepNext w:val="0"/>
        <w:keepLines w:val="0"/>
        <w:widowControl/>
        <w:suppressLineNumbers w:val="0"/>
        <w:jc w:val="left"/>
        <w:rPr>
          <w:ins w:id="29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5E20AEFB">
      <w:pPr>
        <w:keepNext w:val="0"/>
        <w:keepLines w:val="0"/>
        <w:widowControl/>
        <w:suppressLineNumbers w:val="0"/>
        <w:jc w:val="left"/>
        <w:rPr>
          <w:ins w:id="29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9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class EventDemo extends React.Component {</w:t>
        </w:r>
      </w:ins>
    </w:p>
    <w:p w14:paraId="784C7AC4">
      <w:pPr>
        <w:keepNext w:val="0"/>
        <w:keepLines w:val="0"/>
        <w:widowControl/>
        <w:suppressLineNumbers w:val="0"/>
        <w:jc w:val="left"/>
        <w:rPr>
          <w:ins w:id="29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95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constructor(props) {</w:t>
        </w:r>
      </w:ins>
    </w:p>
    <w:p w14:paraId="59856F32">
      <w:pPr>
        <w:keepNext w:val="0"/>
        <w:keepLines w:val="0"/>
        <w:widowControl/>
        <w:suppressLineNumbers w:val="0"/>
        <w:jc w:val="left"/>
        <w:rPr>
          <w:ins w:id="296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97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super(props);</w:t>
        </w:r>
      </w:ins>
    </w:p>
    <w:p w14:paraId="03FFC258">
      <w:pPr>
        <w:keepNext w:val="0"/>
        <w:keepLines w:val="0"/>
        <w:widowControl/>
        <w:suppressLineNumbers w:val="0"/>
        <w:jc w:val="left"/>
        <w:rPr>
          <w:ins w:id="29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299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this.state = {</w:t>
        </w:r>
      </w:ins>
    </w:p>
    <w:p w14:paraId="48FFE1E6">
      <w:pPr>
        <w:keepNext w:val="0"/>
        <w:keepLines w:val="0"/>
        <w:widowControl/>
        <w:suppressLineNumbers w:val="0"/>
        <w:jc w:val="left"/>
        <w:rPr>
          <w:ins w:id="300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01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count: 0</w:t>
        </w:r>
      </w:ins>
    </w:p>
    <w:p w14:paraId="6A5FA47C">
      <w:pPr>
        <w:keepNext w:val="0"/>
        <w:keepLines w:val="0"/>
        <w:widowControl/>
        <w:suppressLineNumbers w:val="0"/>
        <w:jc w:val="left"/>
        <w:rPr>
          <w:ins w:id="30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0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};</w:t>
        </w:r>
      </w:ins>
    </w:p>
    <w:p w14:paraId="3CA76A0B">
      <w:pPr>
        <w:keepNext w:val="0"/>
        <w:keepLines w:val="0"/>
        <w:widowControl/>
        <w:suppressLineNumbers w:val="0"/>
        <w:jc w:val="left"/>
        <w:rPr>
          <w:ins w:id="30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05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</w:t>
        </w:r>
      </w:ins>
    </w:p>
    <w:p w14:paraId="32DB1F08">
      <w:pPr>
        <w:keepNext w:val="0"/>
        <w:keepLines w:val="0"/>
        <w:widowControl/>
        <w:suppressLineNumbers w:val="0"/>
        <w:jc w:val="left"/>
        <w:rPr>
          <w:ins w:id="306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47FB3855">
      <w:pPr>
        <w:keepNext w:val="0"/>
        <w:keepLines w:val="0"/>
        <w:widowControl/>
        <w:suppressLineNumbers w:val="0"/>
        <w:jc w:val="left"/>
        <w:rPr>
          <w:ins w:id="30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0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increment = () =&gt; {</w:t>
        </w:r>
      </w:ins>
    </w:p>
    <w:p w14:paraId="2AB1FF65">
      <w:pPr>
        <w:keepNext w:val="0"/>
        <w:keepLines w:val="0"/>
        <w:widowControl/>
        <w:suppressLineNumbers w:val="0"/>
        <w:jc w:val="left"/>
        <w:rPr>
          <w:ins w:id="30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1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this.setState({ count: this.state.count + 1 });</w:t>
        </w:r>
      </w:ins>
    </w:p>
    <w:p w14:paraId="2B1D2D82">
      <w:pPr>
        <w:keepNext w:val="0"/>
        <w:keepLines w:val="0"/>
        <w:widowControl/>
        <w:suppressLineNumbers w:val="0"/>
        <w:jc w:val="left"/>
        <w:rPr>
          <w:ins w:id="31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1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this.sayHello();</w:t>
        </w:r>
      </w:ins>
    </w:p>
    <w:p w14:paraId="02006D10">
      <w:pPr>
        <w:keepNext w:val="0"/>
        <w:keepLines w:val="0"/>
        <w:widowControl/>
        <w:suppressLineNumbers w:val="0"/>
        <w:jc w:val="left"/>
        <w:rPr>
          <w:ins w:id="31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14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this.sayWelcomeMessage();</w:t>
        </w:r>
      </w:ins>
    </w:p>
    <w:p w14:paraId="09251C6F">
      <w:pPr>
        <w:keepNext w:val="0"/>
        <w:keepLines w:val="0"/>
        <w:widowControl/>
        <w:suppressLineNumbers w:val="0"/>
        <w:jc w:val="left"/>
        <w:rPr>
          <w:ins w:id="31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1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399603D6">
      <w:pPr>
        <w:keepNext w:val="0"/>
        <w:keepLines w:val="0"/>
        <w:widowControl/>
        <w:suppressLineNumbers w:val="0"/>
        <w:jc w:val="left"/>
        <w:rPr>
          <w:ins w:id="31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7EBA62D">
      <w:pPr>
        <w:keepNext w:val="0"/>
        <w:keepLines w:val="0"/>
        <w:widowControl/>
        <w:suppressLineNumbers w:val="0"/>
        <w:jc w:val="left"/>
        <w:rPr>
          <w:ins w:id="31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19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decrement = () =&gt; {</w:t>
        </w:r>
      </w:ins>
    </w:p>
    <w:p w14:paraId="6E4B0693">
      <w:pPr>
        <w:keepNext w:val="0"/>
        <w:keepLines w:val="0"/>
        <w:widowControl/>
        <w:suppressLineNumbers w:val="0"/>
        <w:jc w:val="left"/>
        <w:rPr>
          <w:ins w:id="320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21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this.setState({ count: this.state.count - 1 });</w:t>
        </w:r>
      </w:ins>
    </w:p>
    <w:p w14:paraId="3DB2762F">
      <w:pPr>
        <w:keepNext w:val="0"/>
        <w:keepLines w:val="0"/>
        <w:widowControl/>
        <w:suppressLineNumbers w:val="0"/>
        <w:jc w:val="left"/>
        <w:rPr>
          <w:ins w:id="32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2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419C693E">
      <w:pPr>
        <w:keepNext w:val="0"/>
        <w:keepLines w:val="0"/>
        <w:widowControl/>
        <w:suppressLineNumbers w:val="0"/>
        <w:jc w:val="left"/>
        <w:rPr>
          <w:ins w:id="32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E11926E">
      <w:pPr>
        <w:keepNext w:val="0"/>
        <w:keepLines w:val="0"/>
        <w:widowControl/>
        <w:suppressLineNumbers w:val="0"/>
        <w:jc w:val="left"/>
        <w:rPr>
          <w:ins w:id="32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2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sayHello = () =&gt; {</w:t>
        </w:r>
      </w:ins>
    </w:p>
    <w:p w14:paraId="06A4F74C">
      <w:pPr>
        <w:keepNext w:val="0"/>
        <w:keepLines w:val="0"/>
        <w:widowControl/>
        <w:suppressLineNumbers w:val="0"/>
        <w:jc w:val="left"/>
        <w:rPr>
          <w:ins w:id="32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2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alert("Hello Member");</w:t>
        </w:r>
      </w:ins>
    </w:p>
    <w:p w14:paraId="2E72FACE">
      <w:pPr>
        <w:keepNext w:val="0"/>
        <w:keepLines w:val="0"/>
        <w:widowControl/>
        <w:suppressLineNumbers w:val="0"/>
        <w:jc w:val="left"/>
        <w:rPr>
          <w:ins w:id="32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3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789E7519">
      <w:pPr>
        <w:keepNext w:val="0"/>
        <w:keepLines w:val="0"/>
        <w:widowControl/>
        <w:suppressLineNumbers w:val="0"/>
        <w:jc w:val="left"/>
        <w:rPr>
          <w:ins w:id="33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5945FD61">
      <w:pPr>
        <w:keepNext w:val="0"/>
        <w:keepLines w:val="0"/>
        <w:widowControl/>
        <w:suppressLineNumbers w:val="0"/>
        <w:jc w:val="left"/>
        <w:rPr>
          <w:ins w:id="33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3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sayWelcomeMessage = () =&gt; {</w:t>
        </w:r>
      </w:ins>
    </w:p>
    <w:p w14:paraId="7EA0FDA3">
      <w:pPr>
        <w:keepNext w:val="0"/>
        <w:keepLines w:val="0"/>
        <w:widowControl/>
        <w:suppressLineNumbers w:val="0"/>
        <w:jc w:val="left"/>
        <w:rPr>
          <w:ins w:id="33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35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alert("Welcome");</w:t>
        </w:r>
      </w:ins>
    </w:p>
    <w:p w14:paraId="50495BEC">
      <w:pPr>
        <w:keepNext w:val="0"/>
        <w:keepLines w:val="0"/>
        <w:widowControl/>
        <w:suppressLineNumbers w:val="0"/>
        <w:jc w:val="left"/>
        <w:rPr>
          <w:ins w:id="336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37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4CBAE6A0">
      <w:pPr>
        <w:keepNext w:val="0"/>
        <w:keepLines w:val="0"/>
        <w:widowControl/>
        <w:suppressLineNumbers w:val="0"/>
        <w:jc w:val="left"/>
        <w:rPr>
          <w:ins w:id="33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4490A375">
      <w:pPr>
        <w:keepNext w:val="0"/>
        <w:keepLines w:val="0"/>
        <w:widowControl/>
        <w:suppressLineNumbers w:val="0"/>
        <w:jc w:val="left"/>
        <w:rPr>
          <w:ins w:id="33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4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sayWelcome = (msg) =&gt; {</w:t>
        </w:r>
      </w:ins>
    </w:p>
    <w:p w14:paraId="1581082B">
      <w:pPr>
        <w:keepNext w:val="0"/>
        <w:keepLines w:val="0"/>
        <w:widowControl/>
        <w:suppressLineNumbers w:val="0"/>
        <w:jc w:val="left"/>
        <w:rPr>
          <w:ins w:id="34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4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alert(msg);</w:t>
        </w:r>
      </w:ins>
    </w:p>
    <w:p w14:paraId="2C268643">
      <w:pPr>
        <w:keepNext w:val="0"/>
        <w:keepLines w:val="0"/>
        <w:widowControl/>
        <w:suppressLineNumbers w:val="0"/>
        <w:jc w:val="left"/>
        <w:rPr>
          <w:ins w:id="34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44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42735C9D">
      <w:pPr>
        <w:keepNext w:val="0"/>
        <w:keepLines w:val="0"/>
        <w:widowControl/>
        <w:suppressLineNumbers w:val="0"/>
        <w:jc w:val="left"/>
        <w:rPr>
          <w:ins w:id="34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45C238AA">
      <w:pPr>
        <w:keepNext w:val="0"/>
        <w:keepLines w:val="0"/>
        <w:widowControl/>
        <w:suppressLineNumbers w:val="0"/>
        <w:jc w:val="left"/>
        <w:rPr>
          <w:ins w:id="346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47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handleSynthetic = (e) =&gt; {</w:t>
        </w:r>
      </w:ins>
    </w:p>
    <w:p w14:paraId="241B3F4E">
      <w:pPr>
        <w:keepNext w:val="0"/>
        <w:keepLines w:val="0"/>
        <w:widowControl/>
        <w:suppressLineNumbers w:val="0"/>
        <w:jc w:val="left"/>
        <w:rPr>
          <w:ins w:id="34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49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alert("I was clicked");</w:t>
        </w:r>
      </w:ins>
    </w:p>
    <w:p w14:paraId="086AE5E7">
      <w:pPr>
        <w:keepNext w:val="0"/>
        <w:keepLines w:val="0"/>
        <w:widowControl/>
        <w:suppressLineNumbers w:val="0"/>
        <w:jc w:val="left"/>
        <w:rPr>
          <w:ins w:id="350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51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console.log("Synthetic Event:", e);</w:t>
        </w:r>
      </w:ins>
    </w:p>
    <w:p w14:paraId="13040CAE">
      <w:pPr>
        <w:keepNext w:val="0"/>
        <w:keepLines w:val="0"/>
        <w:widowControl/>
        <w:suppressLineNumbers w:val="0"/>
        <w:jc w:val="left"/>
        <w:rPr>
          <w:ins w:id="352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53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};</w:t>
        </w:r>
      </w:ins>
    </w:p>
    <w:p w14:paraId="5D5700E2">
      <w:pPr>
        <w:keepNext w:val="0"/>
        <w:keepLines w:val="0"/>
        <w:widowControl/>
        <w:suppressLineNumbers w:val="0"/>
        <w:jc w:val="left"/>
        <w:rPr>
          <w:ins w:id="35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30907926">
      <w:pPr>
        <w:keepNext w:val="0"/>
        <w:keepLines w:val="0"/>
        <w:widowControl/>
        <w:suppressLineNumbers w:val="0"/>
        <w:jc w:val="left"/>
        <w:rPr>
          <w:ins w:id="35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5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render() {</w:t>
        </w:r>
      </w:ins>
    </w:p>
    <w:p w14:paraId="6BAF5058">
      <w:pPr>
        <w:keepNext w:val="0"/>
        <w:keepLines w:val="0"/>
        <w:widowControl/>
        <w:suppressLineNumbers w:val="0"/>
        <w:jc w:val="left"/>
        <w:rPr>
          <w:ins w:id="35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5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return (</w:t>
        </w:r>
      </w:ins>
    </w:p>
    <w:p w14:paraId="788D331E">
      <w:pPr>
        <w:keepNext w:val="0"/>
        <w:keepLines w:val="0"/>
        <w:widowControl/>
        <w:suppressLineNumbers w:val="0"/>
        <w:jc w:val="left"/>
        <w:rPr>
          <w:ins w:id="35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6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&lt;div&gt;</w:t>
        </w:r>
      </w:ins>
    </w:p>
    <w:p w14:paraId="47776574">
      <w:pPr>
        <w:keepNext w:val="0"/>
        <w:keepLines w:val="0"/>
        <w:widowControl/>
        <w:suppressLineNumbers w:val="0"/>
        <w:jc w:val="left"/>
        <w:rPr>
          <w:ins w:id="36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6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&lt;h2&gt;Counter: {this.state.count}&lt;/h2&gt;</w:t>
        </w:r>
      </w:ins>
    </w:p>
    <w:p w14:paraId="4D8042C7">
      <w:pPr>
        <w:keepNext w:val="0"/>
        <w:keepLines w:val="0"/>
        <w:widowControl/>
        <w:suppressLineNumbers w:val="0"/>
        <w:jc w:val="left"/>
        <w:rPr>
          <w:ins w:id="36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64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&lt;button onClick={this.increment}&gt;Increment&lt;/button&gt;&amp;nbsp;</w:t>
        </w:r>
      </w:ins>
    </w:p>
    <w:p w14:paraId="40F5D53D">
      <w:pPr>
        <w:keepNext w:val="0"/>
        <w:keepLines w:val="0"/>
        <w:widowControl/>
        <w:suppressLineNumbers w:val="0"/>
        <w:jc w:val="left"/>
        <w:rPr>
          <w:ins w:id="36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6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&lt;button onClick={this.decrement}&gt;Decrement&lt;/button&gt;</w:t>
        </w:r>
      </w:ins>
    </w:p>
    <w:p w14:paraId="1265AB32">
      <w:pPr>
        <w:keepNext w:val="0"/>
        <w:keepLines w:val="0"/>
        <w:widowControl/>
        <w:suppressLineNumbers w:val="0"/>
        <w:jc w:val="left"/>
        <w:rPr>
          <w:ins w:id="36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020CD304">
      <w:pPr>
        <w:keepNext w:val="0"/>
        <w:keepLines w:val="0"/>
        <w:widowControl/>
        <w:suppressLineNumbers w:val="0"/>
        <w:jc w:val="left"/>
        <w:rPr>
          <w:ins w:id="36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69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&lt;br /&gt;&lt;br /&gt;</w:t>
        </w:r>
      </w:ins>
    </w:p>
    <w:p w14:paraId="08A37653">
      <w:pPr>
        <w:keepNext w:val="0"/>
        <w:keepLines w:val="0"/>
        <w:widowControl/>
        <w:suppressLineNumbers w:val="0"/>
        <w:jc w:val="left"/>
        <w:rPr>
          <w:ins w:id="370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42B4C039">
      <w:pPr>
        <w:keepNext w:val="0"/>
        <w:keepLines w:val="0"/>
        <w:widowControl/>
        <w:suppressLineNumbers w:val="0"/>
        <w:jc w:val="left"/>
        <w:rPr>
          <w:ins w:id="37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7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&lt;button onClick={() =&gt; this.sayWelcome("Welcome")}&gt;Say Welcome&lt;/button&gt;</w:t>
        </w:r>
      </w:ins>
    </w:p>
    <w:p w14:paraId="5B64D383">
      <w:pPr>
        <w:keepNext w:val="0"/>
        <w:keepLines w:val="0"/>
        <w:widowControl/>
        <w:suppressLineNumbers w:val="0"/>
        <w:jc w:val="left"/>
        <w:rPr>
          <w:ins w:id="37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1E5144EC">
      <w:pPr>
        <w:keepNext w:val="0"/>
        <w:keepLines w:val="0"/>
        <w:widowControl/>
        <w:suppressLineNumbers w:val="0"/>
        <w:jc w:val="left"/>
        <w:rPr>
          <w:ins w:id="374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75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&lt;br /&gt;&lt;br /&gt;</w:t>
        </w:r>
      </w:ins>
    </w:p>
    <w:p w14:paraId="69B3EC80">
      <w:pPr>
        <w:keepNext w:val="0"/>
        <w:keepLines w:val="0"/>
        <w:widowControl/>
        <w:suppressLineNumbers w:val="0"/>
        <w:jc w:val="left"/>
        <w:rPr>
          <w:ins w:id="376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5B192470">
      <w:pPr>
        <w:keepNext w:val="0"/>
        <w:keepLines w:val="0"/>
        <w:widowControl/>
        <w:suppressLineNumbers w:val="0"/>
        <w:jc w:val="left"/>
        <w:rPr>
          <w:ins w:id="37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78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  &lt;button onClick={this.handleSynthetic}&gt;Click on Me&lt;/button&gt;</w:t>
        </w:r>
      </w:ins>
    </w:p>
    <w:p w14:paraId="5F5BE3DA">
      <w:pPr>
        <w:keepNext w:val="0"/>
        <w:keepLines w:val="0"/>
        <w:widowControl/>
        <w:suppressLineNumbers w:val="0"/>
        <w:jc w:val="left"/>
        <w:rPr>
          <w:ins w:id="379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80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  &lt;/div&gt;</w:t>
        </w:r>
      </w:ins>
    </w:p>
    <w:p w14:paraId="621975E8">
      <w:pPr>
        <w:keepNext w:val="0"/>
        <w:keepLines w:val="0"/>
        <w:widowControl/>
        <w:suppressLineNumbers w:val="0"/>
        <w:jc w:val="left"/>
        <w:rPr>
          <w:ins w:id="381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82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  );</w:t>
        </w:r>
      </w:ins>
    </w:p>
    <w:p w14:paraId="51916089">
      <w:pPr>
        <w:keepNext w:val="0"/>
        <w:keepLines w:val="0"/>
        <w:widowControl/>
        <w:suppressLineNumbers w:val="0"/>
        <w:jc w:val="left"/>
        <w:rPr>
          <w:ins w:id="383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84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 xml:space="preserve">  }</w:t>
        </w:r>
      </w:ins>
    </w:p>
    <w:p w14:paraId="073D500A">
      <w:pPr>
        <w:keepNext w:val="0"/>
        <w:keepLines w:val="0"/>
        <w:widowControl/>
        <w:suppressLineNumbers w:val="0"/>
        <w:jc w:val="left"/>
        <w:rPr>
          <w:ins w:id="385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86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}</w:t>
        </w:r>
      </w:ins>
    </w:p>
    <w:p w14:paraId="1940FDFB">
      <w:pPr>
        <w:keepNext w:val="0"/>
        <w:keepLines w:val="0"/>
        <w:widowControl/>
        <w:suppressLineNumbers w:val="0"/>
        <w:jc w:val="left"/>
        <w:rPr>
          <w:ins w:id="387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</w:p>
    <w:p w14:paraId="50A7B69B">
      <w:pPr>
        <w:keepNext w:val="0"/>
        <w:keepLines w:val="0"/>
        <w:widowControl/>
        <w:suppressLineNumbers w:val="0"/>
        <w:jc w:val="left"/>
        <w:rPr>
          <w:ins w:id="388" w:author="SBM RAFI" w:date="2025-08-03T10:30:03Z"/>
          <w:rFonts w:hint="default" w:ascii="-webkit-standard" w:hAnsi="-webkit-standard" w:eastAsia="-webkit-standard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/>
        </w:rPr>
      </w:pPr>
      <w:ins w:id="389" w:author="SBM RAFI" w:date="2025-08-03T10:30:03Z">
        <w:r>
          <w:rPr>
            <w:rFonts w:hint="default" w:ascii="-webkit-standard" w:hAnsi="-webkit-standard" w:eastAsia="-webkit-standard"/>
            <w:b w:val="0"/>
            <w:bCs w:val="0"/>
            <w:i w:val="0"/>
            <w:iCs w:val="0"/>
            <w:caps w:val="0"/>
            <w:color w:val="000000"/>
            <w:spacing w:val="0"/>
            <w:kern w:val="0"/>
            <w:sz w:val="24"/>
            <w:szCs w:val="24"/>
            <w:u w:val="none"/>
            <w:lang w:val="en-US" w:eastAsia="zh-CN"/>
          </w:rPr>
          <w:t>export default App;</w:t>
        </w:r>
      </w:ins>
    </w:p>
    <w:p w14:paraId="08E5FC55">
      <w:pPr>
        <w:keepNext w:val="0"/>
        <w:keepLines w:val="0"/>
        <w:widowControl/>
        <w:suppressLineNumbers w:val="0"/>
        <w:jc w:val="left"/>
        <w:rPr>
          <w:ins w:id="390" w:author="SBM RAFI" w:date="2025-08-03T10:35:01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8A91E59">
      <w:pPr>
        <w:keepNext w:val="0"/>
        <w:keepLines w:val="0"/>
        <w:widowControl/>
        <w:suppressLineNumbers w:val="0"/>
        <w:jc w:val="left"/>
        <w:rPr>
          <w:ins w:id="391" w:author="SBM RAFI" w:date="2025-08-03T10:35:05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392" w:author="SBM RAFI" w:date="2025-08-03T10:35:02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O</w:t>
        </w:r>
      </w:ins>
      <w:ins w:id="393" w:author="SBM RAFI" w:date="2025-08-03T10:35:04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UTPUT </w:t>
        </w:r>
      </w:ins>
      <w:ins w:id="394" w:author="SBM RAFI" w:date="2025-08-03T10:35:05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: </w:t>
        </w:r>
      </w:ins>
    </w:p>
    <w:p w14:paraId="00F321C6">
      <w:pPr>
        <w:keepNext w:val="0"/>
        <w:keepLines w:val="0"/>
        <w:widowControl/>
        <w:suppressLineNumbers w:val="0"/>
        <w:jc w:val="left"/>
        <w:rPr>
          <w:ins w:id="395" w:author="SBM RAFI" w:date="2025-08-03T10:35:05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88C9A5D">
      <w:pPr>
        <w:keepNext w:val="0"/>
        <w:keepLines w:val="0"/>
        <w:widowControl/>
        <w:suppressLineNumbers w:val="0"/>
        <w:jc w:val="left"/>
        <w:rPr>
          <w:ins w:id="396" w:author="SBM RAFI" w:date="2025-08-03T10:35:2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397" w:author="SBM RAFI" w:date="2025-08-03T10:35:27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drawing>
            <wp:inline distT="0" distB="0" distL="114300" distR="114300">
              <wp:extent cx="5485765" cy="3185160"/>
              <wp:effectExtent l="0" t="0" r="635" b="15240"/>
              <wp:docPr id="7" name="Picture 7" descr="Screenshot 2025-08-03 at 10.26.21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Screenshot 2025-08-03 at 10.26.21 AM"/>
                      <pic:cNvPicPr>
                        <a:picLocks noChangeAspect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5765" cy="318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12E765">
      <w:pPr>
        <w:keepNext w:val="0"/>
        <w:keepLines w:val="0"/>
        <w:widowControl/>
        <w:suppressLineNumbers w:val="0"/>
        <w:jc w:val="left"/>
        <w:rPr>
          <w:ins w:id="399" w:author="SBM RAFI" w:date="2025-08-03T10:35:2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8FF1773">
      <w:pPr>
        <w:keepNext w:val="0"/>
        <w:keepLines w:val="0"/>
        <w:widowControl/>
        <w:suppressLineNumbers w:val="0"/>
        <w:jc w:val="left"/>
        <w:rPr>
          <w:ins w:id="400" w:author="SBM RAFI" w:date="2025-08-03T10:35:2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39AEC08">
      <w:pPr>
        <w:keepNext w:val="0"/>
        <w:keepLines w:val="0"/>
        <w:widowControl/>
        <w:suppressLineNumbers w:val="0"/>
        <w:jc w:val="left"/>
        <w:rPr>
          <w:ins w:id="401" w:author="SBM RAFI" w:date="2025-08-03T10:35:2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70FEE90">
      <w:pPr>
        <w:keepNext w:val="0"/>
        <w:keepLines w:val="0"/>
        <w:widowControl/>
        <w:suppressLineNumbers w:val="0"/>
        <w:jc w:val="left"/>
        <w:rPr>
          <w:ins w:id="402" w:author="SBM RAFI" w:date="2025-08-03T10:35:2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8DBE8BC">
      <w:pPr>
        <w:keepNext w:val="0"/>
        <w:keepLines w:val="0"/>
        <w:widowControl/>
        <w:suppressLineNumbers w:val="0"/>
        <w:jc w:val="left"/>
        <w:rPr>
          <w:ins w:id="403" w:author="SBM RAFI" w:date="2025-08-03T10:35:30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197C98B4">
      <w:pPr>
        <w:keepNext w:val="0"/>
        <w:keepLines w:val="0"/>
        <w:widowControl/>
        <w:suppressLineNumbers w:val="0"/>
        <w:jc w:val="left"/>
        <w:rPr>
          <w:ins w:id="404" w:author="SBM RAFI" w:date="2025-08-03T10:35:30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244362F7">
      <w:pPr>
        <w:keepNext w:val="0"/>
        <w:keepLines w:val="0"/>
        <w:widowControl/>
        <w:suppressLineNumbers w:val="0"/>
        <w:jc w:val="left"/>
        <w:rPr>
          <w:ins w:id="405" w:author="SBM RAFI" w:date="2025-08-03T10:35:30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EF0F306">
      <w:pPr>
        <w:keepNext w:val="0"/>
        <w:keepLines w:val="0"/>
        <w:widowControl/>
        <w:suppressLineNumbers w:val="0"/>
        <w:jc w:val="center"/>
        <w:rPr>
          <w:ins w:id="406" w:author="SBM RAFI" w:date="2025-08-03T10:35:35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407" w:author="SBM RAFI" w:date="2025-08-03T10:35:34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drawing>
            <wp:inline distT="0" distB="0" distL="114300" distR="114300">
              <wp:extent cx="4756785" cy="2809240"/>
              <wp:effectExtent l="0" t="0" r="18415" b="10160"/>
              <wp:docPr id="8" name="Picture 8" descr="Screenshot 2025-08-03 at 10.26.35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Screenshot 2025-08-03 at 10.26.35 AM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6785" cy="2809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B36449">
      <w:pPr>
        <w:keepNext w:val="0"/>
        <w:keepLines w:val="0"/>
        <w:widowControl/>
        <w:suppressLineNumbers w:val="0"/>
        <w:jc w:val="left"/>
        <w:rPr>
          <w:ins w:id="409" w:author="SBM RAFI" w:date="2025-08-03T10:35:36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3D76D97">
      <w:pPr>
        <w:keepNext w:val="0"/>
        <w:keepLines w:val="0"/>
        <w:widowControl/>
        <w:suppressLineNumbers w:val="0"/>
        <w:jc w:val="center"/>
        <w:rPr>
          <w:ins w:id="410" w:author="SBM RAFI" w:date="2025-08-03T10:28:32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411" w:author="SBM RAFI" w:date="2025-08-03T10:35:40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drawing>
            <wp:inline distT="0" distB="0" distL="114300" distR="114300">
              <wp:extent cx="4821555" cy="2788920"/>
              <wp:effectExtent l="0" t="0" r="4445" b="5080"/>
              <wp:docPr id="9" name="Picture 9" descr="Screenshot 2025-08-03 at 10.26.44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 descr="Screenshot 2025-08-03 at 10.26.44 AM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1555" cy="278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49091A">
      <w:pPr>
        <w:keepNext w:val="0"/>
        <w:keepLines w:val="0"/>
        <w:widowControl/>
        <w:suppressLineNumbers w:val="0"/>
        <w:jc w:val="left"/>
        <w:rPr>
          <w:ins w:id="413" w:author="SBM RAFI" w:date="2025-08-03T10:35:45Z"/>
        </w:rPr>
      </w:pPr>
    </w:p>
    <w:p w14:paraId="430124CB">
      <w:pPr>
        <w:keepNext w:val="0"/>
        <w:keepLines w:val="0"/>
        <w:widowControl/>
        <w:suppressLineNumbers w:val="0"/>
        <w:jc w:val="left"/>
        <w:rPr>
          <w:ins w:id="414" w:author="SBM RAFI" w:date="2025-08-03T10:07:06Z"/>
        </w:rPr>
      </w:pPr>
    </w:p>
    <w:p w14:paraId="3BC5B7FA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ins w:id="415" w:author="SBM RAFI" w:date="2025-08-03T10:38:26Z">
        <w:r>
          <w:rPr>
            <w:rFonts w:hint="default"/>
            <w:b/>
            <w:bCs/>
            <w:sz w:val="28"/>
            <w:szCs w:val="28"/>
            <w:lang w:val="en-US" w:eastAsia="zh-CN"/>
          </w:rPr>
          <w:drawing>
            <wp:inline distT="0" distB="0" distL="114300" distR="114300">
              <wp:extent cx="4861560" cy="2825750"/>
              <wp:effectExtent l="0" t="0" r="15240" b="19050"/>
              <wp:docPr id="11" name="Picture 11" descr="Screenshot 2025-08-03 at 10.37.42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Screenshot 2025-08-03 at 10.37.42 AM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1560" cy="2825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E3EF5">
      <w:pPr>
        <w:keepNext w:val="0"/>
        <w:keepLines w:val="0"/>
        <w:widowControl/>
        <w:suppressLineNumbers w:val="0"/>
        <w:spacing w:line="360" w:lineRule="auto"/>
        <w:jc w:val="center"/>
        <w:rPr>
          <w:ins w:id="417" w:author="SBM RAFI" w:date="2025-08-03T10:40:17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418" w:author="SBM RAFI" w:date="2025-08-03T10:40:17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419" w:author="SBM RAFI" w:date="2025-08-03T10:40:17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ins w:id="420" w:author="SBM RAFI" w:date="2025-08-03T10:40:20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>2</w:t>
        </w:r>
      </w:ins>
      <w:ins w:id="421" w:author="SBM RAFI" w:date="2025-08-03T10:40:17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1A3D23F9">
      <w:pPr>
        <w:keepNext w:val="0"/>
        <w:keepLines w:val="0"/>
        <w:widowControl/>
        <w:suppressLineNumbers w:val="0"/>
        <w:jc w:val="left"/>
        <w:rPr>
          <w:ins w:id="422" w:author="SBM RAFI" w:date="2025-08-03T11:05:08Z"/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ins w:id="423" w:author="SBM RAFI" w:date="2025-08-03T10:40:38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ins w:id="424" w:author="SBM RAFI" w:date="2025-08-03T11:05:01Z">
        <w:r>
          <w:rPr>
            <w:rFonts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Conditional Rendering – Ticket Booking App for Guest &amp; Logged-</w:t>
        </w:r>
      </w:ins>
      <w:ins w:id="425" w:author="SBM RAFI" w:date="2025-08-03T11:05:03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ab/>
        </w:r>
      </w:ins>
      <w:ins w:id="426" w:author="SBM RAFI" w:date="2025-08-03T11:05:04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ab/>
        </w:r>
      </w:ins>
      <w:ins w:id="427" w:author="SBM RAFI" w:date="2025-08-03T11:05:05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 </w:t>
        </w:r>
      </w:ins>
      <w:ins w:id="428" w:author="SBM RAFI" w:date="2025-08-03T11:05:06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   </w:t>
        </w:r>
      </w:ins>
      <w:ins w:id="429" w:author="SBM RAFI" w:date="2025-08-03T11:05:07Z">
        <w:r>
          <w:rPr>
            <w:rFonts w:hint="default"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 xml:space="preserve">  </w:t>
        </w:r>
      </w:ins>
      <w:ins w:id="430" w:author="SBM RAFI" w:date="2025-08-03T11:05:01Z">
        <w:r>
          <w:rPr>
            <w:rFonts w:ascii="-webkit-standard" w:hAnsi="-webkit-standard" w:eastAsia="-webkit-standard" w:cs="-webkit-standard"/>
            <w:i w:val="0"/>
            <w:iCs w:val="0"/>
            <w:caps w:val="0"/>
            <w:color w:val="000000"/>
            <w:spacing w:val="0"/>
            <w:kern w:val="0"/>
            <w:sz w:val="27"/>
            <w:szCs w:val="27"/>
            <w:u w:val="none"/>
            <w:lang w:val="en-US" w:eastAsia="zh-CN" w:bidi="ar"/>
          </w:rPr>
          <w:t>in User</w:t>
        </w:r>
      </w:ins>
    </w:p>
    <w:p w14:paraId="2DCA8EAE">
      <w:pPr>
        <w:keepNext w:val="0"/>
        <w:keepLines w:val="0"/>
        <w:widowControl/>
        <w:suppressLineNumbers w:val="0"/>
        <w:jc w:val="left"/>
        <w:rPr>
          <w:ins w:id="431" w:author="SBM RAFI" w:date="2025-08-03T11:05:08Z"/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CA48DE9">
      <w:pPr>
        <w:keepNext w:val="0"/>
        <w:keepLines w:val="0"/>
        <w:widowControl/>
        <w:suppressLineNumbers w:val="0"/>
        <w:jc w:val="left"/>
        <w:rPr>
          <w:ins w:id="432" w:author="SBM RAFI" w:date="2025-08-03T11:05:59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ins w:id="433" w:author="SBM RAFI" w:date="2025-08-03T11:05:25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8"/>
            <w:szCs w:val="28"/>
            <w:u w:val="none"/>
            <w:lang w:val="en-US" w:eastAsia="zh-CN" w:bidi="ar"/>
          </w:rPr>
          <w:t>App</w:t>
        </w:r>
      </w:ins>
      <w:ins w:id="434" w:author="SBM RAFI" w:date="2025-08-03T11:05:26Z">
        <w:r>
          <w:rPr>
            <w:rFonts w:hint="default" w:ascii="-webkit-standard" w:hAnsi="-webkit-standard" w:eastAsia="-webkit-standard" w:cs="-webkit-standard"/>
            <w:b/>
            <w:bCs/>
            <w:i w:val="0"/>
            <w:iCs w:val="0"/>
            <w:caps w:val="0"/>
            <w:color w:val="000000"/>
            <w:spacing w:val="0"/>
            <w:kern w:val="0"/>
            <w:sz w:val="28"/>
            <w:szCs w:val="28"/>
            <w:u w:val="none"/>
            <w:lang w:val="en-US" w:eastAsia="zh-CN" w:bidi="ar"/>
          </w:rPr>
          <w:t>.js :</w:t>
        </w:r>
      </w:ins>
    </w:p>
    <w:p w14:paraId="26F6CE03">
      <w:pPr>
        <w:keepNext w:val="0"/>
        <w:keepLines w:val="0"/>
        <w:widowControl/>
        <w:suppressLineNumbers w:val="0"/>
        <w:jc w:val="left"/>
        <w:rPr>
          <w:ins w:id="435" w:author="SBM RAFI" w:date="2025-08-03T11:05:01Z"/>
          <w:rFonts w:hint="default" w:ascii="-webkit-standard" w:hAnsi="-webkit-standard" w:eastAsia="-webkit-standard" w:cs="-webkit-standard"/>
          <w:b/>
          <w:bCs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</w:p>
    <w:p w14:paraId="571B06C5">
      <w:pPr>
        <w:spacing w:line="360" w:lineRule="auto"/>
        <w:rPr>
          <w:ins w:id="436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37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React, { useState } from 'react';</w:t>
        </w:r>
      </w:ins>
    </w:p>
    <w:p w14:paraId="794F477A">
      <w:pPr>
        <w:spacing w:line="360" w:lineRule="auto"/>
        <w:rPr>
          <w:ins w:id="438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39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Guest from './Guest';</w:t>
        </w:r>
      </w:ins>
    </w:p>
    <w:p w14:paraId="0C7A60D3">
      <w:pPr>
        <w:spacing w:line="360" w:lineRule="auto"/>
        <w:rPr>
          <w:ins w:id="440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41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User from './User';</w:t>
        </w:r>
      </w:ins>
    </w:p>
    <w:p w14:paraId="18A4AA49">
      <w:pPr>
        <w:spacing w:line="360" w:lineRule="auto"/>
        <w:rPr>
          <w:ins w:id="442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</w:p>
    <w:p w14:paraId="20E0ECFE">
      <w:pPr>
        <w:spacing w:line="360" w:lineRule="auto"/>
        <w:rPr>
          <w:ins w:id="443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44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function App() {</w:t>
        </w:r>
      </w:ins>
    </w:p>
    <w:p w14:paraId="19F9B259">
      <w:pPr>
        <w:spacing w:line="360" w:lineRule="auto"/>
        <w:rPr>
          <w:ins w:id="445" w:author="SBM RAFI" w:date="2025-08-03T11:05:52Z"/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ins w:id="446" w:author="SBM RAFI" w:date="2025-08-03T11:05:52Z">
        <w:r>
          <w:rPr>
            <w:rFonts w:hint="default" w:ascii="Times New Roman Bold" w:hAnsi="Times New Roman Bold" w:cs="Times New Roman Bold"/>
            <w:b/>
            <w:bCs/>
            <w:sz w:val="24"/>
            <w:szCs w:val="24"/>
            <w:lang w:val="en-US" w:eastAsia="zh-CN"/>
          </w:rPr>
          <w:t xml:space="preserve">  const [isLoggedIn, setIsLoggedIn] = useState(false);</w:t>
        </w:r>
      </w:ins>
    </w:p>
    <w:p w14:paraId="1BAE1BAE">
      <w:pPr>
        <w:spacing w:line="360" w:lineRule="auto"/>
        <w:rPr>
          <w:ins w:id="447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</w:p>
    <w:p w14:paraId="7A18C409">
      <w:pPr>
        <w:spacing w:line="360" w:lineRule="auto"/>
        <w:rPr>
          <w:ins w:id="448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49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handleLogin = () =&gt; setIsLoggedIn(true);</w:t>
        </w:r>
      </w:ins>
    </w:p>
    <w:p w14:paraId="48DB5707">
      <w:pPr>
        <w:spacing w:line="360" w:lineRule="auto"/>
        <w:rPr>
          <w:ins w:id="450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51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const handleLogout = () =&gt; setIsLoggedIn(false);</w:t>
        </w:r>
      </w:ins>
    </w:p>
    <w:p w14:paraId="24D2A7B1">
      <w:pPr>
        <w:spacing w:line="360" w:lineRule="auto"/>
        <w:rPr>
          <w:ins w:id="452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</w:p>
    <w:p w14:paraId="22470EF1">
      <w:pPr>
        <w:spacing w:line="360" w:lineRule="auto"/>
        <w:rPr>
          <w:ins w:id="453" w:author="SBM RAFI" w:date="2025-08-03T11:05:52Z"/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ins w:id="454" w:author="SBM RAFI" w:date="2025-08-03T11:05:52Z">
        <w:r>
          <w:rPr>
            <w:rFonts w:hint="default" w:ascii="Times New Roman Bold" w:hAnsi="Times New Roman Bold" w:cs="Times New Roman Bold"/>
            <w:b/>
            <w:bCs/>
            <w:sz w:val="24"/>
            <w:szCs w:val="24"/>
            <w:lang w:val="en-US" w:eastAsia="zh-CN"/>
          </w:rPr>
          <w:t xml:space="preserve">  const content = isLoggedIn ? &lt;User /&gt; : &lt;Guest /&gt;;</w:t>
        </w:r>
      </w:ins>
    </w:p>
    <w:p w14:paraId="273AD2D7">
      <w:pPr>
        <w:spacing w:line="360" w:lineRule="auto"/>
        <w:rPr>
          <w:ins w:id="455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</w:p>
    <w:p w14:paraId="527C92B3">
      <w:pPr>
        <w:spacing w:line="360" w:lineRule="auto"/>
        <w:rPr>
          <w:ins w:id="456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57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102FEE7E">
      <w:pPr>
        <w:spacing w:line="360" w:lineRule="auto"/>
        <w:rPr>
          <w:ins w:id="458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59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&lt;div style={{ paddingLeft: '40px', paddingTop: '20px' }}&gt;</w:t>
        </w:r>
      </w:ins>
    </w:p>
    <w:p w14:paraId="5A22F6B0">
      <w:pPr>
        <w:spacing w:line="360" w:lineRule="auto"/>
        <w:rPr>
          <w:ins w:id="460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61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&lt;h1&gt;Ticket Booking App&lt;/h1&gt;</w:t>
        </w:r>
      </w:ins>
    </w:p>
    <w:p w14:paraId="15691C0B">
      <w:pPr>
        <w:spacing w:line="360" w:lineRule="auto"/>
        <w:rPr>
          <w:ins w:id="462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63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{isLoggedIn ? (</w:t>
        </w:r>
      </w:ins>
    </w:p>
    <w:p w14:paraId="1583A311">
      <w:pPr>
        <w:spacing w:line="360" w:lineRule="auto"/>
        <w:rPr>
          <w:ins w:id="464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65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&lt;button onClick={handleLogout}&gt;Logout&lt;/button&gt;</w:t>
        </w:r>
      </w:ins>
    </w:p>
    <w:p w14:paraId="00FC7F22">
      <w:pPr>
        <w:spacing w:line="360" w:lineRule="auto"/>
        <w:rPr>
          <w:ins w:id="466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67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) : (</w:t>
        </w:r>
      </w:ins>
    </w:p>
    <w:p w14:paraId="19FA65B1">
      <w:pPr>
        <w:spacing w:line="360" w:lineRule="auto"/>
        <w:rPr>
          <w:ins w:id="468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69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&lt;button onClick={handleLogin}&gt;Login&lt;/button&gt;</w:t>
        </w:r>
      </w:ins>
    </w:p>
    <w:p w14:paraId="508176FB">
      <w:pPr>
        <w:spacing w:line="360" w:lineRule="auto"/>
        <w:rPr>
          <w:ins w:id="470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71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)}</w:t>
        </w:r>
      </w:ins>
    </w:p>
    <w:p w14:paraId="535A0A88">
      <w:pPr>
        <w:spacing w:line="360" w:lineRule="auto"/>
        <w:rPr>
          <w:ins w:id="472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73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&lt;hr /&gt;</w:t>
        </w:r>
      </w:ins>
    </w:p>
    <w:p w14:paraId="5881976A">
      <w:pPr>
        <w:spacing w:line="360" w:lineRule="auto"/>
        <w:rPr>
          <w:ins w:id="474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75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{content}</w:t>
        </w:r>
      </w:ins>
    </w:p>
    <w:p w14:paraId="5F0BA6C9">
      <w:pPr>
        <w:spacing w:line="360" w:lineRule="auto"/>
        <w:rPr>
          <w:ins w:id="476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77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2FBCFE63">
      <w:pPr>
        <w:spacing w:line="360" w:lineRule="auto"/>
        <w:rPr>
          <w:ins w:id="478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79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537D2D2E">
      <w:pPr>
        <w:spacing w:line="360" w:lineRule="auto"/>
        <w:rPr>
          <w:ins w:id="480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81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160AE7E5">
      <w:pPr>
        <w:spacing w:line="360" w:lineRule="auto"/>
        <w:rPr>
          <w:ins w:id="482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</w:p>
    <w:p w14:paraId="1BBCFAFD">
      <w:pPr>
        <w:spacing w:line="360" w:lineRule="auto"/>
        <w:rPr>
          <w:ins w:id="483" w:author="SBM RAFI" w:date="2025-08-03T11:05:52Z"/>
          <w:rFonts w:hint="default"/>
          <w:b w:val="0"/>
          <w:bCs w:val="0"/>
          <w:sz w:val="24"/>
          <w:szCs w:val="24"/>
          <w:lang w:val="en-US" w:eastAsia="zh-CN"/>
        </w:rPr>
      </w:pPr>
      <w:ins w:id="484" w:author="SBM RAFI" w:date="2025-08-03T11:05:52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export default App;</w:t>
        </w:r>
      </w:ins>
    </w:p>
    <w:p w14:paraId="61D87F12">
      <w:pPr>
        <w:spacing w:line="360" w:lineRule="auto"/>
        <w:rPr>
          <w:ins w:id="485" w:author="SBM RAFI" w:date="2025-08-03T11:05:35Z"/>
          <w:rFonts w:hint="default"/>
          <w:b/>
          <w:bCs/>
          <w:sz w:val="28"/>
          <w:szCs w:val="28"/>
          <w:lang w:val="en-US" w:eastAsia="zh-CN"/>
        </w:rPr>
      </w:pPr>
    </w:p>
    <w:p w14:paraId="75C1E5C4">
      <w:pPr>
        <w:spacing w:line="360" w:lineRule="auto"/>
        <w:rPr>
          <w:ins w:id="486" w:author="SBM RAFI" w:date="2025-08-03T11:06:01Z"/>
          <w:rFonts w:hint="default"/>
          <w:b/>
          <w:bCs/>
          <w:sz w:val="28"/>
          <w:szCs w:val="28"/>
          <w:lang w:val="en-US" w:eastAsia="zh-CN"/>
        </w:rPr>
      </w:pPr>
    </w:p>
    <w:p w14:paraId="4F684810">
      <w:pPr>
        <w:spacing w:line="360" w:lineRule="auto"/>
        <w:rPr>
          <w:ins w:id="487" w:author="SBM RAFI" w:date="2025-08-03T11:06:02Z"/>
          <w:rFonts w:hint="default"/>
          <w:b/>
          <w:bCs/>
          <w:sz w:val="28"/>
          <w:szCs w:val="28"/>
          <w:lang w:val="en-US" w:eastAsia="zh-CN"/>
        </w:rPr>
      </w:pPr>
    </w:p>
    <w:p w14:paraId="160755F4">
      <w:pPr>
        <w:spacing w:line="360" w:lineRule="auto"/>
        <w:rPr>
          <w:ins w:id="488" w:author="SBM RAFI" w:date="2025-08-03T11:06:04Z"/>
          <w:rFonts w:hint="default"/>
          <w:b/>
          <w:bCs/>
          <w:sz w:val="28"/>
          <w:szCs w:val="28"/>
          <w:lang w:val="en-US" w:eastAsia="zh-CN"/>
        </w:rPr>
      </w:pPr>
      <w:ins w:id="489" w:author="SBM RAFI" w:date="2025-08-03T11:05:37Z">
        <w:r>
          <w:rPr>
            <w:rFonts w:hint="default"/>
            <w:b/>
            <w:bCs/>
            <w:sz w:val="28"/>
            <w:szCs w:val="28"/>
            <w:lang w:val="en-US" w:eastAsia="zh-CN"/>
          </w:rPr>
          <w:t>Guest</w:t>
        </w:r>
      </w:ins>
      <w:ins w:id="490" w:author="SBM RAFI" w:date="2025-08-03T11:05:38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.js </w:t>
        </w:r>
      </w:ins>
      <w:ins w:id="491" w:author="SBM RAFI" w:date="2025-08-03T11:05:39Z">
        <w:r>
          <w:rPr>
            <w:rFonts w:hint="default"/>
            <w:b/>
            <w:bCs/>
            <w:sz w:val="28"/>
            <w:szCs w:val="28"/>
            <w:lang w:val="en-US" w:eastAsia="zh-CN"/>
          </w:rPr>
          <w:t>:</w:t>
        </w:r>
      </w:ins>
    </w:p>
    <w:p w14:paraId="34310156">
      <w:pPr>
        <w:spacing w:line="360" w:lineRule="auto"/>
        <w:rPr>
          <w:ins w:id="492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493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34B316DF">
      <w:pPr>
        <w:spacing w:line="360" w:lineRule="auto"/>
        <w:rPr>
          <w:ins w:id="494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</w:p>
    <w:p w14:paraId="3D14F1FF">
      <w:pPr>
        <w:spacing w:line="360" w:lineRule="auto"/>
        <w:rPr>
          <w:ins w:id="495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496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function Guest() {</w:t>
        </w:r>
      </w:ins>
    </w:p>
    <w:p w14:paraId="12C4432E">
      <w:pPr>
        <w:spacing w:line="360" w:lineRule="auto"/>
        <w:rPr>
          <w:ins w:id="497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498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09D702BF">
      <w:pPr>
        <w:spacing w:line="360" w:lineRule="auto"/>
        <w:rPr>
          <w:ins w:id="499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00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&lt;div&gt;</w:t>
        </w:r>
      </w:ins>
    </w:p>
    <w:p w14:paraId="66A676AC">
      <w:pPr>
        <w:spacing w:line="360" w:lineRule="auto"/>
        <w:rPr>
          <w:ins w:id="501" w:author="SBM RAFI" w:date="2025-08-03T11:06:07Z"/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ins w:id="502" w:author="SBM RAFI" w:date="2025-08-03T11:06:07Z">
        <w:r>
          <w:rPr>
            <w:rFonts w:hint="default" w:ascii="Times New Roman Bold" w:hAnsi="Times New Roman Bold" w:cs="Times New Roman Bold"/>
            <w:b/>
            <w:bCs/>
            <w:sz w:val="24"/>
            <w:szCs w:val="24"/>
            <w:lang w:val="en-US" w:eastAsia="zh-CN"/>
          </w:rPr>
          <w:t xml:space="preserve">      &lt;h2&gt;Please sign up.&lt;/h2&gt;</w:t>
        </w:r>
      </w:ins>
    </w:p>
    <w:p w14:paraId="2D31BC40">
      <w:pPr>
        <w:spacing w:line="360" w:lineRule="auto"/>
        <w:rPr>
          <w:ins w:id="503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04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&lt;p&gt;You can view flight details below:&lt;/p&gt;</w:t>
        </w:r>
      </w:ins>
    </w:p>
    <w:p w14:paraId="3FE3B68E">
      <w:pPr>
        <w:spacing w:line="360" w:lineRule="auto"/>
        <w:rPr>
          <w:ins w:id="505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06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&lt;ul&gt;</w:t>
        </w:r>
      </w:ins>
    </w:p>
    <w:p w14:paraId="574A2247">
      <w:pPr>
        <w:spacing w:line="360" w:lineRule="auto"/>
        <w:rPr>
          <w:ins w:id="507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08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&lt;li&gt;Flight: AI202 – Mumbai to Delhi – 10:00 AM&lt;/li&gt;</w:t>
        </w:r>
      </w:ins>
    </w:p>
    <w:p w14:paraId="0173E019">
      <w:pPr>
        <w:spacing w:line="360" w:lineRule="auto"/>
        <w:rPr>
          <w:ins w:id="509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10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&lt;li&gt;Flight: 6E305 – Bangalore to Pune – 1:45 PM&lt;/li&gt;</w:t>
        </w:r>
      </w:ins>
    </w:p>
    <w:p w14:paraId="44076257">
      <w:pPr>
        <w:spacing w:line="360" w:lineRule="auto"/>
        <w:rPr>
          <w:ins w:id="511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12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  &lt;li&gt;Flight: SG908 – Chennai to Kolkata – 5:30 PM&lt;/li&gt;</w:t>
        </w:r>
      </w:ins>
    </w:p>
    <w:p w14:paraId="7A6D789B">
      <w:pPr>
        <w:spacing w:line="360" w:lineRule="auto"/>
        <w:rPr>
          <w:ins w:id="513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14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&lt;/ul&gt;</w:t>
        </w:r>
      </w:ins>
    </w:p>
    <w:p w14:paraId="34BE9F31">
      <w:pPr>
        <w:spacing w:line="360" w:lineRule="auto"/>
        <w:rPr>
          <w:ins w:id="515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16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20769978">
      <w:pPr>
        <w:spacing w:line="360" w:lineRule="auto"/>
        <w:rPr>
          <w:ins w:id="517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18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4F18376C">
      <w:pPr>
        <w:spacing w:line="360" w:lineRule="auto"/>
        <w:rPr>
          <w:ins w:id="519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  <w:ins w:id="520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45F36105">
      <w:pPr>
        <w:spacing w:line="360" w:lineRule="auto"/>
        <w:rPr>
          <w:ins w:id="521" w:author="SBM RAFI" w:date="2025-08-03T11:06:07Z"/>
          <w:rFonts w:hint="default"/>
          <w:b w:val="0"/>
          <w:bCs w:val="0"/>
          <w:sz w:val="24"/>
          <w:szCs w:val="24"/>
          <w:lang w:val="en-US" w:eastAsia="zh-CN"/>
        </w:rPr>
      </w:pPr>
    </w:p>
    <w:p w14:paraId="2B0D86B8">
      <w:pPr>
        <w:spacing w:line="360" w:lineRule="auto"/>
        <w:rPr>
          <w:ins w:id="522" w:author="SBM RAFI" w:date="2025-08-03T11:06:14Z"/>
          <w:rFonts w:hint="default"/>
          <w:b w:val="0"/>
          <w:bCs w:val="0"/>
          <w:sz w:val="24"/>
          <w:szCs w:val="24"/>
          <w:lang w:val="en-US" w:eastAsia="zh-CN"/>
        </w:rPr>
      </w:pPr>
      <w:ins w:id="523" w:author="SBM RAFI" w:date="2025-08-03T11:06:07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export default Guest;</w:t>
        </w:r>
      </w:ins>
    </w:p>
    <w:p w14:paraId="390C2CF5">
      <w:pPr>
        <w:spacing w:line="360" w:lineRule="auto"/>
        <w:rPr>
          <w:ins w:id="524" w:author="SBM RAFI" w:date="2025-08-03T11:05:40Z"/>
          <w:rFonts w:hint="default"/>
          <w:b w:val="0"/>
          <w:bCs w:val="0"/>
          <w:sz w:val="24"/>
          <w:szCs w:val="24"/>
          <w:lang w:val="en-US" w:eastAsia="zh-CN"/>
        </w:rPr>
      </w:pPr>
    </w:p>
    <w:p w14:paraId="1A1CAF89">
      <w:pPr>
        <w:spacing w:line="360" w:lineRule="auto"/>
        <w:rPr>
          <w:ins w:id="525" w:author="SBM RAFI" w:date="2025-08-03T11:06:15Z"/>
          <w:rFonts w:hint="default"/>
          <w:b/>
          <w:bCs/>
          <w:sz w:val="28"/>
          <w:szCs w:val="28"/>
          <w:lang w:val="en-US" w:eastAsia="zh-CN"/>
        </w:rPr>
      </w:pPr>
      <w:ins w:id="526" w:author="SBM RAFI" w:date="2025-08-03T11:05:41Z">
        <w:r>
          <w:rPr>
            <w:rFonts w:hint="default"/>
            <w:b/>
            <w:bCs/>
            <w:sz w:val="28"/>
            <w:szCs w:val="28"/>
            <w:lang w:val="en-US" w:eastAsia="zh-CN"/>
          </w:rPr>
          <w:t>U</w:t>
        </w:r>
      </w:ins>
      <w:ins w:id="527" w:author="SBM RAFI" w:date="2025-08-03T11:05:42Z">
        <w:r>
          <w:rPr>
            <w:rFonts w:hint="default"/>
            <w:b/>
            <w:bCs/>
            <w:sz w:val="28"/>
            <w:szCs w:val="28"/>
            <w:lang w:val="en-US" w:eastAsia="zh-CN"/>
          </w:rPr>
          <w:t>ser.</w:t>
        </w:r>
      </w:ins>
      <w:ins w:id="528" w:author="SBM RAFI" w:date="2025-08-03T11:05:43Z">
        <w:r>
          <w:rPr>
            <w:rFonts w:hint="default"/>
            <w:b/>
            <w:bCs/>
            <w:sz w:val="28"/>
            <w:szCs w:val="28"/>
            <w:lang w:val="en-US" w:eastAsia="zh-CN"/>
          </w:rPr>
          <w:t>js :</w:t>
        </w:r>
      </w:ins>
    </w:p>
    <w:p w14:paraId="63A91BA5">
      <w:pPr>
        <w:spacing w:line="360" w:lineRule="auto"/>
        <w:rPr>
          <w:ins w:id="529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30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3E04F047">
      <w:pPr>
        <w:spacing w:line="360" w:lineRule="auto"/>
        <w:rPr>
          <w:ins w:id="531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</w:p>
    <w:p w14:paraId="39F902A9">
      <w:pPr>
        <w:spacing w:line="360" w:lineRule="auto"/>
        <w:rPr>
          <w:ins w:id="532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33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function User() {</w:t>
        </w:r>
      </w:ins>
    </w:p>
    <w:p w14:paraId="08372229">
      <w:pPr>
        <w:spacing w:line="360" w:lineRule="auto"/>
        <w:rPr>
          <w:ins w:id="534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35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2EAA9237">
      <w:pPr>
        <w:spacing w:line="360" w:lineRule="auto"/>
        <w:rPr>
          <w:ins w:id="536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37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&lt;div&gt;</w:t>
        </w:r>
      </w:ins>
    </w:p>
    <w:p w14:paraId="0C5CD3D4">
      <w:pPr>
        <w:spacing w:line="360" w:lineRule="auto"/>
        <w:rPr>
          <w:ins w:id="538" w:author="SBM RAFI" w:date="2025-08-03T11:06:18Z"/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ins w:id="539" w:author="SBM RAFI" w:date="2025-08-03T11:06:18Z">
        <w:r>
          <w:rPr>
            <w:rFonts w:hint="default" w:ascii="Times New Roman Bold" w:hAnsi="Times New Roman Bold" w:cs="Times New Roman Bold"/>
            <w:b/>
            <w:bCs/>
            <w:sz w:val="24"/>
            <w:szCs w:val="24"/>
            <w:lang w:val="en-US" w:eastAsia="zh-CN"/>
          </w:rPr>
          <w:t xml:space="preserve">      &lt;h2&gt;Welcome back&lt;/h2&gt;</w:t>
        </w:r>
      </w:ins>
    </w:p>
    <w:p w14:paraId="25747728">
      <w:pPr>
        <w:spacing w:line="360" w:lineRule="auto"/>
        <w:rPr>
          <w:ins w:id="540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41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&lt;p&gt;You can now book your tickets.&lt;/p&gt;</w:t>
        </w:r>
      </w:ins>
    </w:p>
    <w:p w14:paraId="7A553CE9">
      <w:pPr>
        <w:spacing w:line="360" w:lineRule="auto"/>
        <w:rPr>
          <w:ins w:id="542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43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  &lt;button&gt;Book Now&lt;/button&gt;</w:t>
        </w:r>
      </w:ins>
    </w:p>
    <w:p w14:paraId="49F53B05">
      <w:pPr>
        <w:spacing w:line="360" w:lineRule="auto"/>
        <w:rPr>
          <w:ins w:id="544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45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2B9CD7C8">
      <w:pPr>
        <w:spacing w:line="360" w:lineRule="auto"/>
        <w:rPr>
          <w:ins w:id="546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47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1B984E83">
      <w:pPr>
        <w:spacing w:line="360" w:lineRule="auto"/>
        <w:rPr>
          <w:ins w:id="548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49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49632149">
      <w:pPr>
        <w:spacing w:line="360" w:lineRule="auto"/>
        <w:rPr>
          <w:ins w:id="550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</w:p>
    <w:p w14:paraId="66697D60">
      <w:pPr>
        <w:spacing w:line="360" w:lineRule="auto"/>
        <w:rPr>
          <w:ins w:id="551" w:author="SBM RAFI" w:date="2025-08-03T11:06:18Z"/>
          <w:rFonts w:hint="default"/>
          <w:b w:val="0"/>
          <w:bCs w:val="0"/>
          <w:sz w:val="24"/>
          <w:szCs w:val="24"/>
          <w:lang w:val="en-US" w:eastAsia="zh-CN"/>
        </w:rPr>
      </w:pPr>
      <w:ins w:id="552" w:author="SBM RAFI" w:date="2025-08-03T11:06:18Z">
        <w:r>
          <w:rPr>
            <w:rFonts w:hint="default"/>
            <w:b w:val="0"/>
            <w:bCs w:val="0"/>
            <w:sz w:val="24"/>
            <w:szCs w:val="24"/>
            <w:lang w:val="en-US" w:eastAsia="zh-CN"/>
          </w:rPr>
          <w:t>export default User;</w:t>
        </w:r>
      </w:ins>
    </w:p>
    <w:p w14:paraId="5EE24911">
      <w:pPr>
        <w:spacing w:line="360" w:lineRule="auto"/>
        <w:rPr>
          <w:ins w:id="553" w:author="SBM RAFI" w:date="2025-08-03T11:05:43Z"/>
          <w:rFonts w:hint="default"/>
          <w:b/>
          <w:bCs/>
          <w:sz w:val="28"/>
          <w:szCs w:val="28"/>
          <w:lang w:val="en-US" w:eastAsia="zh-CN"/>
        </w:rPr>
      </w:pPr>
    </w:p>
    <w:p w14:paraId="35FA977C">
      <w:pPr>
        <w:spacing w:line="360" w:lineRule="auto"/>
        <w:rPr>
          <w:ins w:id="554" w:author="SBM RAFI" w:date="2025-08-03T11:05:44Z"/>
          <w:rFonts w:hint="default"/>
          <w:b/>
          <w:bCs/>
          <w:sz w:val="28"/>
          <w:szCs w:val="28"/>
          <w:lang w:val="en-US" w:eastAsia="zh-CN"/>
        </w:rPr>
      </w:pPr>
    </w:p>
    <w:p w14:paraId="53BC1DC9">
      <w:pPr>
        <w:spacing w:line="360" w:lineRule="auto"/>
        <w:rPr>
          <w:ins w:id="555" w:author="SBM RAFI" w:date="2025-08-03T11:05:46Z"/>
          <w:rFonts w:hint="default"/>
          <w:b/>
          <w:bCs/>
          <w:sz w:val="28"/>
          <w:szCs w:val="28"/>
          <w:lang w:val="en-US" w:eastAsia="zh-CN"/>
        </w:rPr>
      </w:pPr>
      <w:ins w:id="556" w:author="SBM RAFI" w:date="2025-08-03T11:05:44Z">
        <w:r>
          <w:rPr>
            <w:rFonts w:hint="default"/>
            <w:b/>
            <w:bCs/>
            <w:sz w:val="28"/>
            <w:szCs w:val="28"/>
            <w:lang w:val="en-US" w:eastAsia="zh-CN"/>
          </w:rPr>
          <w:t>O</w:t>
        </w:r>
      </w:ins>
      <w:ins w:id="557" w:author="SBM RAFI" w:date="2025-08-03T11:05:45Z">
        <w:r>
          <w:rPr>
            <w:rFonts w:hint="default"/>
            <w:b/>
            <w:bCs/>
            <w:sz w:val="28"/>
            <w:szCs w:val="28"/>
            <w:lang w:val="en-US" w:eastAsia="zh-CN"/>
          </w:rPr>
          <w:t>UTPUT :</w:t>
        </w:r>
      </w:ins>
    </w:p>
    <w:p w14:paraId="49D9E720">
      <w:pPr>
        <w:spacing w:line="360" w:lineRule="auto"/>
        <w:jc w:val="left"/>
        <w:rPr>
          <w:ins w:id="558" w:author="SBM RAFI" w:date="2025-08-03T11:06:47Z"/>
          <w:rFonts w:hint="default"/>
          <w:b/>
          <w:bCs/>
          <w:sz w:val="28"/>
          <w:szCs w:val="28"/>
          <w:lang w:val="en-US" w:eastAsia="zh-CN"/>
        </w:rPr>
      </w:pPr>
      <w:ins w:id="559" w:author="SBM RAFI" w:date="2025-08-03T11:06:43Z">
        <w:r>
          <w:rPr>
            <w:rFonts w:hint="default"/>
            <w:b/>
            <w:bCs/>
            <w:sz w:val="28"/>
            <w:szCs w:val="28"/>
            <w:lang w:val="en-US" w:eastAsia="zh-CN"/>
          </w:rPr>
          <w:drawing>
            <wp:inline distT="0" distB="0" distL="114300" distR="114300">
              <wp:extent cx="4953000" cy="4229100"/>
              <wp:effectExtent l="0" t="0" r="0" b="12700"/>
              <wp:docPr id="12" name="Picture 12" descr="Screenshot 2025-08-03 at 11.04.23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2" descr="Screenshot 2025-08-03 at 11.04.23 AM"/>
                      <pic:cNvPicPr>
                        <a:picLocks noChangeAspect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3000" cy="4229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1FA534">
      <w:pPr>
        <w:spacing w:line="360" w:lineRule="auto"/>
        <w:jc w:val="both"/>
        <w:rPr>
          <w:ins w:id="561" w:author="SBM RAFI" w:date="2025-08-03T11:07:03Z"/>
          <w:rFonts w:hint="default"/>
          <w:b/>
          <w:bCs/>
          <w:sz w:val="28"/>
          <w:szCs w:val="28"/>
          <w:lang w:val="en-US" w:eastAsia="zh-CN"/>
        </w:rPr>
      </w:pPr>
      <w:ins w:id="562" w:author="SBM RAFI" w:date="2025-08-03T11:06:47Z">
        <w:r>
          <w:rPr>
            <w:rFonts w:hint="default"/>
            <w:b/>
            <w:bCs/>
            <w:sz w:val="28"/>
            <w:szCs w:val="28"/>
            <w:lang w:val="en-US" w:eastAsia="zh-CN"/>
          </w:rPr>
          <w:drawing>
            <wp:inline distT="0" distB="0" distL="114300" distR="114300">
              <wp:extent cx="4851400" cy="3759200"/>
              <wp:effectExtent l="0" t="0" r="0" b="0"/>
              <wp:docPr id="13" name="Picture 13" descr="Screenshot 2025-08-03 at 11.04.30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Screenshot 2025-08-03 at 11.04.30 AM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1400" cy="3759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8AE169">
      <w:pPr>
        <w:spacing w:line="360" w:lineRule="auto"/>
        <w:jc w:val="both"/>
        <w:rPr>
          <w:ins w:id="564" w:author="SBM RAFI" w:date="2025-08-03T11:07:03Z"/>
          <w:rFonts w:hint="default"/>
          <w:b/>
          <w:bCs/>
          <w:sz w:val="28"/>
          <w:szCs w:val="28"/>
          <w:lang w:val="en-US" w:eastAsia="zh-CN"/>
        </w:rPr>
      </w:pPr>
    </w:p>
    <w:p w14:paraId="0A2C62BC">
      <w:pPr>
        <w:keepNext w:val="0"/>
        <w:keepLines w:val="0"/>
        <w:widowControl/>
        <w:suppressLineNumbers w:val="0"/>
        <w:spacing w:line="360" w:lineRule="auto"/>
        <w:jc w:val="center"/>
        <w:rPr>
          <w:ins w:id="565" w:author="SBM RAFI" w:date="2025-08-03T11:08:11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566" w:author="SBM RAFI" w:date="2025-08-03T11:08:11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567" w:author="SBM RAFI" w:date="2025-08-03T11:08:11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ins w:id="568" w:author="SBM RAFI" w:date="2025-08-03T11:08:12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>3</w:t>
        </w:r>
      </w:ins>
      <w:ins w:id="569" w:author="SBM RAFI" w:date="2025-08-03T11:08:11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22BD3B47">
      <w:pPr>
        <w:keepNext w:val="0"/>
        <w:keepLines w:val="0"/>
        <w:widowControl/>
        <w:suppressLineNumbers w:val="0"/>
        <w:jc w:val="left"/>
        <w:rPr>
          <w:ins w:id="570" w:author="SBM RAFI" w:date="2025-08-03T11:36:55Z"/>
          <w:rFonts w:hint="default"/>
          <w:b w:val="0"/>
          <w:bCs w:val="0"/>
          <w:sz w:val="28"/>
          <w:szCs w:val="28"/>
          <w:lang w:val="en-US" w:eastAsia="zh-CN"/>
        </w:rPr>
      </w:pPr>
      <w:ins w:id="571" w:author="SBM RAFI" w:date="2025-08-03T11:08:11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ins w:id="572" w:author="SBM RAFI" w:date="2025-08-03T11:36:43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 xml:space="preserve">Displaying Course, Book, and Blog Data Using Components &amp; </w:t>
        </w:r>
      </w:ins>
      <w:ins w:id="573" w:author="SBM RAFI" w:date="2025-08-03T11:36:51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ab/>
        </w:r>
      </w:ins>
      <w:ins w:id="574" w:author="SBM RAFI" w:date="2025-08-03T11:36:52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ab/>
        </w:r>
      </w:ins>
      <w:ins w:id="575" w:author="SBM RAFI" w:date="2025-08-03T11:36:53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 xml:space="preserve">     </w:t>
        </w:r>
      </w:ins>
      <w:ins w:id="576" w:author="SBM RAFI" w:date="2025-08-03T11:36:54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 xml:space="preserve">  </w:t>
        </w:r>
      </w:ins>
      <w:ins w:id="577" w:author="SBM RAFI" w:date="2025-08-03T11:36:55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 xml:space="preserve"> </w:t>
        </w:r>
      </w:ins>
      <w:ins w:id="578" w:author="SBM RAFI" w:date="2025-08-03T11:36:43Z">
        <w:r>
          <w:rPr>
            <w:rFonts w:hint="default"/>
            <w:b w:val="0"/>
            <w:bCs w:val="0"/>
            <w:sz w:val="28"/>
            <w:szCs w:val="28"/>
            <w:lang w:val="en-US" w:eastAsia="zh-CN"/>
          </w:rPr>
          <w:t>Conditional Rendering</w:t>
        </w:r>
      </w:ins>
    </w:p>
    <w:p w14:paraId="3101A725">
      <w:pPr>
        <w:keepNext w:val="0"/>
        <w:keepLines w:val="0"/>
        <w:widowControl/>
        <w:suppressLineNumbers w:val="0"/>
        <w:jc w:val="left"/>
        <w:rPr>
          <w:ins w:id="579" w:author="SBM RAFI" w:date="2025-08-03T11:36:56Z"/>
          <w:rFonts w:hint="default"/>
          <w:b w:val="0"/>
          <w:bCs w:val="0"/>
          <w:sz w:val="28"/>
          <w:szCs w:val="28"/>
          <w:lang w:val="en-US" w:eastAsia="zh-CN"/>
        </w:rPr>
      </w:pPr>
    </w:p>
    <w:p w14:paraId="40F96F13">
      <w:pPr>
        <w:keepNext w:val="0"/>
        <w:keepLines w:val="0"/>
        <w:widowControl/>
        <w:suppressLineNumbers w:val="0"/>
        <w:jc w:val="left"/>
        <w:rPr>
          <w:ins w:id="580" w:author="SBM RAFI" w:date="2025-08-03T11:37:19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581" w:author="SBM RAFI" w:date="2025-08-03T11:37:11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Blog</w:t>
        </w:r>
      </w:ins>
      <w:ins w:id="582" w:author="SBM RAFI" w:date="2025-08-03T11:37:13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De</w:t>
        </w:r>
      </w:ins>
      <w:ins w:id="583" w:author="SBM RAFI" w:date="2025-08-03T11:37:14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ta</w:t>
        </w:r>
      </w:ins>
      <w:ins w:id="584" w:author="SBM RAFI" w:date="2025-08-03T11:37:15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ils</w:t>
        </w:r>
      </w:ins>
      <w:ins w:id="585" w:author="SBM RAFI" w:date="2025-08-03T11:37:16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.js :</w:t>
        </w:r>
      </w:ins>
    </w:p>
    <w:p w14:paraId="2D322DBF">
      <w:pPr>
        <w:keepNext w:val="0"/>
        <w:keepLines w:val="0"/>
        <w:widowControl/>
        <w:suppressLineNumbers w:val="0"/>
        <w:jc w:val="left"/>
        <w:rPr>
          <w:ins w:id="586" w:author="SBM RAFI" w:date="2025-08-03T11:37:45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7BE82B81">
      <w:pPr>
        <w:keepNext w:val="0"/>
        <w:keepLines w:val="0"/>
        <w:widowControl/>
        <w:suppressLineNumbers w:val="0"/>
        <w:jc w:val="left"/>
        <w:rPr>
          <w:ins w:id="587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88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28ED413C">
      <w:pPr>
        <w:keepNext w:val="0"/>
        <w:keepLines w:val="0"/>
        <w:widowControl/>
        <w:suppressLineNumbers w:val="0"/>
        <w:jc w:val="left"/>
        <w:rPr>
          <w:ins w:id="589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02CDD84D">
      <w:pPr>
        <w:keepNext w:val="0"/>
        <w:keepLines w:val="0"/>
        <w:widowControl/>
        <w:suppressLineNumbers w:val="0"/>
        <w:jc w:val="left"/>
        <w:rPr>
          <w:ins w:id="590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91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function BlogDetails() {</w:t>
        </w:r>
      </w:ins>
    </w:p>
    <w:p w14:paraId="183EECF3">
      <w:pPr>
        <w:keepNext w:val="0"/>
        <w:keepLines w:val="0"/>
        <w:widowControl/>
        <w:suppressLineNumbers w:val="0"/>
        <w:jc w:val="left"/>
        <w:rPr>
          <w:ins w:id="592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93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const blogs = [</w:t>
        </w:r>
      </w:ins>
    </w:p>
    <w:p w14:paraId="07B1B2B0">
      <w:pPr>
        <w:keepNext w:val="0"/>
        <w:keepLines w:val="0"/>
        <w:widowControl/>
        <w:suppressLineNumbers w:val="0"/>
        <w:jc w:val="left"/>
        <w:rPr>
          <w:ins w:id="594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95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</w:t>
        </w:r>
      </w:ins>
    </w:p>
    <w:p w14:paraId="536E701A">
      <w:pPr>
        <w:keepNext w:val="0"/>
        <w:keepLines w:val="0"/>
        <w:widowControl/>
        <w:suppressLineNumbers w:val="0"/>
        <w:jc w:val="left"/>
        <w:rPr>
          <w:ins w:id="596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97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title: 'React Learning',</w:t>
        </w:r>
      </w:ins>
    </w:p>
    <w:p w14:paraId="44D55043">
      <w:pPr>
        <w:keepNext w:val="0"/>
        <w:keepLines w:val="0"/>
        <w:widowControl/>
        <w:suppressLineNumbers w:val="0"/>
        <w:jc w:val="left"/>
        <w:rPr>
          <w:ins w:id="598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599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author: 'Stephen Biz',</w:t>
        </w:r>
      </w:ins>
    </w:p>
    <w:p w14:paraId="20E2CA94">
      <w:pPr>
        <w:keepNext w:val="0"/>
        <w:keepLines w:val="0"/>
        <w:widowControl/>
        <w:suppressLineNumbers w:val="0"/>
        <w:jc w:val="left"/>
        <w:rPr>
          <w:ins w:id="600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01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content: 'Welcome to learning React!'</w:t>
        </w:r>
      </w:ins>
    </w:p>
    <w:p w14:paraId="7346C4FC">
      <w:pPr>
        <w:keepNext w:val="0"/>
        <w:keepLines w:val="0"/>
        <w:widowControl/>
        <w:suppressLineNumbers w:val="0"/>
        <w:jc w:val="left"/>
        <w:rPr>
          <w:ins w:id="602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03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},</w:t>
        </w:r>
      </w:ins>
    </w:p>
    <w:p w14:paraId="54A35E73">
      <w:pPr>
        <w:keepNext w:val="0"/>
        <w:keepLines w:val="0"/>
        <w:widowControl/>
        <w:suppressLineNumbers w:val="0"/>
        <w:jc w:val="left"/>
        <w:rPr>
          <w:ins w:id="604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05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</w:t>
        </w:r>
      </w:ins>
    </w:p>
    <w:p w14:paraId="6A44D1CE">
      <w:pPr>
        <w:keepNext w:val="0"/>
        <w:keepLines w:val="0"/>
        <w:widowControl/>
        <w:suppressLineNumbers w:val="0"/>
        <w:jc w:val="left"/>
        <w:rPr>
          <w:ins w:id="606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07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title: 'Installation',</w:t>
        </w:r>
      </w:ins>
    </w:p>
    <w:p w14:paraId="6425C8AB">
      <w:pPr>
        <w:keepNext w:val="0"/>
        <w:keepLines w:val="0"/>
        <w:widowControl/>
        <w:suppressLineNumbers w:val="0"/>
        <w:jc w:val="left"/>
        <w:rPr>
          <w:ins w:id="608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09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author: 'Schwezdenier',</w:t>
        </w:r>
      </w:ins>
    </w:p>
    <w:p w14:paraId="23F950FE">
      <w:pPr>
        <w:keepNext w:val="0"/>
        <w:keepLines w:val="0"/>
        <w:widowControl/>
        <w:suppressLineNumbers w:val="0"/>
        <w:jc w:val="left"/>
        <w:rPr>
          <w:ins w:id="610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11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content: 'You can install React from npm.'</w:t>
        </w:r>
      </w:ins>
    </w:p>
    <w:p w14:paraId="29A1E2B9">
      <w:pPr>
        <w:keepNext w:val="0"/>
        <w:keepLines w:val="0"/>
        <w:widowControl/>
        <w:suppressLineNumbers w:val="0"/>
        <w:jc w:val="left"/>
        <w:rPr>
          <w:ins w:id="612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13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}</w:t>
        </w:r>
      </w:ins>
    </w:p>
    <w:p w14:paraId="0AB14719">
      <w:pPr>
        <w:keepNext w:val="0"/>
        <w:keepLines w:val="0"/>
        <w:widowControl/>
        <w:suppressLineNumbers w:val="0"/>
        <w:jc w:val="left"/>
        <w:rPr>
          <w:ins w:id="614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15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];</w:t>
        </w:r>
      </w:ins>
    </w:p>
    <w:p w14:paraId="209BE5C5">
      <w:pPr>
        <w:keepNext w:val="0"/>
        <w:keepLines w:val="0"/>
        <w:widowControl/>
        <w:suppressLineNumbers w:val="0"/>
        <w:jc w:val="left"/>
        <w:rPr>
          <w:ins w:id="616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12FE23E">
      <w:pPr>
        <w:keepNext w:val="0"/>
        <w:keepLines w:val="0"/>
        <w:widowControl/>
        <w:suppressLineNumbers w:val="0"/>
        <w:jc w:val="left"/>
        <w:rPr>
          <w:ins w:id="617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18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713B600B">
      <w:pPr>
        <w:keepNext w:val="0"/>
        <w:keepLines w:val="0"/>
        <w:widowControl/>
        <w:suppressLineNumbers w:val="0"/>
        <w:jc w:val="left"/>
        <w:rPr>
          <w:ins w:id="619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20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&lt;div className="section"&gt;</w:t>
        </w:r>
      </w:ins>
    </w:p>
    <w:p w14:paraId="4F7CF187">
      <w:pPr>
        <w:keepNext w:val="0"/>
        <w:keepLines w:val="0"/>
        <w:widowControl/>
        <w:suppressLineNumbers w:val="0"/>
        <w:jc w:val="left"/>
        <w:rPr>
          <w:ins w:id="621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22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&lt;h2&gt;Blog Details&lt;/h2&gt;</w:t>
        </w:r>
      </w:ins>
    </w:p>
    <w:p w14:paraId="3C76B27A">
      <w:pPr>
        <w:keepNext w:val="0"/>
        <w:keepLines w:val="0"/>
        <w:widowControl/>
        <w:suppressLineNumbers w:val="0"/>
        <w:jc w:val="left"/>
        <w:rPr>
          <w:ins w:id="623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24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{blogs.map((blog, index) =&gt; (</w:t>
        </w:r>
      </w:ins>
    </w:p>
    <w:p w14:paraId="15200DEB">
      <w:pPr>
        <w:keepNext w:val="0"/>
        <w:keepLines w:val="0"/>
        <w:widowControl/>
        <w:suppressLineNumbers w:val="0"/>
        <w:jc w:val="left"/>
        <w:rPr>
          <w:ins w:id="625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26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&lt;div key={index}&gt;</w:t>
        </w:r>
      </w:ins>
    </w:p>
    <w:p w14:paraId="1E8A109B">
      <w:pPr>
        <w:keepNext w:val="0"/>
        <w:keepLines w:val="0"/>
        <w:widowControl/>
        <w:suppressLineNumbers w:val="0"/>
        <w:jc w:val="left"/>
        <w:rPr>
          <w:ins w:id="627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28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&lt;p&gt;&lt;strong&gt;{blog.title}&lt;/strong&gt;&lt;/p&gt;</w:t>
        </w:r>
      </w:ins>
    </w:p>
    <w:p w14:paraId="58142AE9">
      <w:pPr>
        <w:keepNext w:val="0"/>
        <w:keepLines w:val="0"/>
        <w:widowControl/>
        <w:suppressLineNumbers w:val="0"/>
        <w:jc w:val="left"/>
        <w:rPr>
          <w:ins w:id="629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30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&lt;p&gt;{blog.author}&lt;/p&gt;</w:t>
        </w:r>
      </w:ins>
    </w:p>
    <w:p w14:paraId="1B10C011">
      <w:pPr>
        <w:keepNext w:val="0"/>
        <w:keepLines w:val="0"/>
        <w:widowControl/>
        <w:suppressLineNumbers w:val="0"/>
        <w:jc w:val="left"/>
        <w:rPr>
          <w:ins w:id="631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32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&lt;p&gt;{blog.content}&lt;/p&gt;</w:t>
        </w:r>
      </w:ins>
    </w:p>
    <w:p w14:paraId="5CAF8AD6">
      <w:pPr>
        <w:keepNext w:val="0"/>
        <w:keepLines w:val="0"/>
        <w:widowControl/>
        <w:suppressLineNumbers w:val="0"/>
        <w:jc w:val="left"/>
        <w:rPr>
          <w:ins w:id="633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34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&lt;/div&gt;</w:t>
        </w:r>
      </w:ins>
    </w:p>
    <w:p w14:paraId="775C0664">
      <w:pPr>
        <w:keepNext w:val="0"/>
        <w:keepLines w:val="0"/>
        <w:widowControl/>
        <w:suppressLineNumbers w:val="0"/>
        <w:jc w:val="left"/>
        <w:rPr>
          <w:ins w:id="635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36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))}</w:t>
        </w:r>
      </w:ins>
    </w:p>
    <w:p w14:paraId="1359207A">
      <w:pPr>
        <w:keepNext w:val="0"/>
        <w:keepLines w:val="0"/>
        <w:widowControl/>
        <w:suppressLineNumbers w:val="0"/>
        <w:jc w:val="left"/>
        <w:rPr>
          <w:ins w:id="637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38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7BD54816">
      <w:pPr>
        <w:keepNext w:val="0"/>
        <w:keepLines w:val="0"/>
        <w:widowControl/>
        <w:suppressLineNumbers w:val="0"/>
        <w:jc w:val="left"/>
        <w:rPr>
          <w:ins w:id="639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40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002BED0D">
      <w:pPr>
        <w:keepNext w:val="0"/>
        <w:keepLines w:val="0"/>
        <w:widowControl/>
        <w:suppressLineNumbers w:val="0"/>
        <w:jc w:val="left"/>
        <w:rPr>
          <w:ins w:id="641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42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37B6ED5B">
      <w:pPr>
        <w:keepNext w:val="0"/>
        <w:keepLines w:val="0"/>
        <w:widowControl/>
        <w:suppressLineNumbers w:val="0"/>
        <w:jc w:val="left"/>
        <w:rPr>
          <w:ins w:id="643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BF1DF7D">
      <w:pPr>
        <w:keepNext w:val="0"/>
        <w:keepLines w:val="0"/>
        <w:widowControl/>
        <w:suppressLineNumbers w:val="0"/>
        <w:jc w:val="left"/>
        <w:rPr>
          <w:ins w:id="644" w:author="SBM RAFI" w:date="2025-08-03T11:37:49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45" w:author="SBM RAFI" w:date="2025-08-03T11:37:49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export default BlogDetails;</w:t>
        </w:r>
      </w:ins>
    </w:p>
    <w:p w14:paraId="1D86737E">
      <w:pPr>
        <w:keepNext w:val="0"/>
        <w:keepLines w:val="0"/>
        <w:widowControl/>
        <w:suppressLineNumbers w:val="0"/>
        <w:jc w:val="left"/>
        <w:rPr>
          <w:ins w:id="646" w:author="SBM RAFI" w:date="2025-08-03T11:37:45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1B04D98B">
      <w:pPr>
        <w:keepNext w:val="0"/>
        <w:keepLines w:val="0"/>
        <w:widowControl/>
        <w:suppressLineNumbers w:val="0"/>
        <w:jc w:val="left"/>
        <w:rPr>
          <w:ins w:id="647" w:author="SBM RAFI" w:date="2025-08-03T11:37:20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5950FA83">
      <w:pPr>
        <w:keepNext w:val="0"/>
        <w:keepLines w:val="0"/>
        <w:widowControl/>
        <w:suppressLineNumbers w:val="0"/>
        <w:jc w:val="left"/>
        <w:rPr>
          <w:ins w:id="648" w:author="SBM RAFI" w:date="2025-08-03T11:37:25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649" w:author="SBM RAFI" w:date="2025-08-03T11:37:22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BookD</w:t>
        </w:r>
      </w:ins>
      <w:ins w:id="650" w:author="SBM RAFI" w:date="2025-08-03T11:37:23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etails.</w:t>
        </w:r>
      </w:ins>
      <w:ins w:id="651" w:author="SBM RAFI" w:date="2025-08-03T11:37:24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js :</w:t>
        </w:r>
      </w:ins>
    </w:p>
    <w:p w14:paraId="09895098">
      <w:pPr>
        <w:keepNext w:val="0"/>
        <w:keepLines w:val="0"/>
        <w:widowControl/>
        <w:suppressLineNumbers w:val="0"/>
        <w:jc w:val="left"/>
        <w:rPr>
          <w:ins w:id="652" w:author="SBM RAFI" w:date="2025-08-03T11:37:56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2F3EA67">
      <w:pPr>
        <w:keepNext w:val="0"/>
        <w:keepLines w:val="0"/>
        <w:widowControl/>
        <w:suppressLineNumbers w:val="0"/>
        <w:jc w:val="left"/>
        <w:rPr>
          <w:ins w:id="653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54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62AB619E">
      <w:pPr>
        <w:keepNext w:val="0"/>
        <w:keepLines w:val="0"/>
        <w:widowControl/>
        <w:suppressLineNumbers w:val="0"/>
        <w:jc w:val="left"/>
        <w:rPr>
          <w:ins w:id="655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6B2E4C7D">
      <w:pPr>
        <w:keepNext w:val="0"/>
        <w:keepLines w:val="0"/>
        <w:widowControl/>
        <w:suppressLineNumbers w:val="0"/>
        <w:jc w:val="left"/>
        <w:rPr>
          <w:ins w:id="656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57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function BookDetails() {</w:t>
        </w:r>
      </w:ins>
    </w:p>
    <w:p w14:paraId="29847CA9">
      <w:pPr>
        <w:keepNext w:val="0"/>
        <w:keepLines w:val="0"/>
        <w:widowControl/>
        <w:suppressLineNumbers w:val="0"/>
        <w:jc w:val="left"/>
        <w:rPr>
          <w:ins w:id="658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59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const books = [</w:t>
        </w:r>
      </w:ins>
    </w:p>
    <w:p w14:paraId="6BDDD468">
      <w:pPr>
        <w:keepNext w:val="0"/>
        <w:keepLines w:val="0"/>
        <w:widowControl/>
        <w:suppressLineNumbers w:val="0"/>
        <w:jc w:val="left"/>
        <w:rPr>
          <w:ins w:id="660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61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 title: 'Master React', price: 670 },</w:t>
        </w:r>
      </w:ins>
    </w:p>
    <w:p w14:paraId="1E6365E2">
      <w:pPr>
        <w:keepNext w:val="0"/>
        <w:keepLines w:val="0"/>
        <w:widowControl/>
        <w:suppressLineNumbers w:val="0"/>
        <w:jc w:val="left"/>
        <w:rPr>
          <w:ins w:id="662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63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 title: 'Deep Dive into Angular 11', price: 800 },</w:t>
        </w:r>
      </w:ins>
    </w:p>
    <w:p w14:paraId="1210BE7B">
      <w:pPr>
        <w:keepNext w:val="0"/>
        <w:keepLines w:val="0"/>
        <w:widowControl/>
        <w:suppressLineNumbers w:val="0"/>
        <w:jc w:val="left"/>
        <w:rPr>
          <w:ins w:id="664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65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 title: 'Mongo Essentials', price: 450 }</w:t>
        </w:r>
      </w:ins>
    </w:p>
    <w:p w14:paraId="6DE5EEDC">
      <w:pPr>
        <w:keepNext w:val="0"/>
        <w:keepLines w:val="0"/>
        <w:widowControl/>
        <w:suppressLineNumbers w:val="0"/>
        <w:jc w:val="left"/>
        <w:rPr>
          <w:ins w:id="666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67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];</w:t>
        </w:r>
      </w:ins>
    </w:p>
    <w:p w14:paraId="0BED5D56">
      <w:pPr>
        <w:keepNext w:val="0"/>
        <w:keepLines w:val="0"/>
        <w:widowControl/>
        <w:suppressLineNumbers w:val="0"/>
        <w:jc w:val="left"/>
        <w:rPr>
          <w:ins w:id="668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5626DA75">
      <w:pPr>
        <w:keepNext w:val="0"/>
        <w:keepLines w:val="0"/>
        <w:widowControl/>
        <w:suppressLineNumbers w:val="0"/>
        <w:jc w:val="left"/>
        <w:rPr>
          <w:ins w:id="669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70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5DE1CFC3">
      <w:pPr>
        <w:keepNext w:val="0"/>
        <w:keepLines w:val="0"/>
        <w:widowControl/>
        <w:suppressLineNumbers w:val="0"/>
        <w:jc w:val="left"/>
        <w:rPr>
          <w:ins w:id="671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72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&lt;div className="section"&gt;</w:t>
        </w:r>
      </w:ins>
    </w:p>
    <w:p w14:paraId="27A6F4F2">
      <w:pPr>
        <w:keepNext w:val="0"/>
        <w:keepLines w:val="0"/>
        <w:widowControl/>
        <w:suppressLineNumbers w:val="0"/>
        <w:jc w:val="left"/>
        <w:rPr>
          <w:ins w:id="673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74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&lt;h2&gt;Book Details&lt;/h2&gt;</w:t>
        </w:r>
      </w:ins>
    </w:p>
    <w:p w14:paraId="1F5CC5EB">
      <w:pPr>
        <w:keepNext w:val="0"/>
        <w:keepLines w:val="0"/>
        <w:widowControl/>
        <w:suppressLineNumbers w:val="0"/>
        <w:jc w:val="left"/>
        <w:rPr>
          <w:ins w:id="675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76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{books.map((book, index) =&gt; (</w:t>
        </w:r>
      </w:ins>
    </w:p>
    <w:p w14:paraId="4D06E808">
      <w:pPr>
        <w:keepNext w:val="0"/>
        <w:keepLines w:val="0"/>
        <w:widowControl/>
        <w:suppressLineNumbers w:val="0"/>
        <w:jc w:val="left"/>
        <w:rPr>
          <w:ins w:id="677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78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&lt;div key={index}&gt;</w:t>
        </w:r>
      </w:ins>
    </w:p>
    <w:p w14:paraId="13CC5B82">
      <w:pPr>
        <w:keepNext w:val="0"/>
        <w:keepLines w:val="0"/>
        <w:widowControl/>
        <w:suppressLineNumbers w:val="0"/>
        <w:jc w:val="left"/>
        <w:rPr>
          <w:ins w:id="679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80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&lt;p&gt;&lt;strong&gt;{book.title}&lt;/strong&gt;&lt;/p&gt;</w:t>
        </w:r>
      </w:ins>
    </w:p>
    <w:p w14:paraId="57E13A5E">
      <w:pPr>
        <w:keepNext w:val="0"/>
        <w:keepLines w:val="0"/>
        <w:widowControl/>
        <w:suppressLineNumbers w:val="0"/>
        <w:jc w:val="left"/>
        <w:rPr>
          <w:ins w:id="681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82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&lt;p&gt;{book.price}&lt;/p&gt;</w:t>
        </w:r>
      </w:ins>
    </w:p>
    <w:p w14:paraId="27C8EDB4">
      <w:pPr>
        <w:keepNext w:val="0"/>
        <w:keepLines w:val="0"/>
        <w:widowControl/>
        <w:suppressLineNumbers w:val="0"/>
        <w:jc w:val="left"/>
        <w:rPr>
          <w:ins w:id="683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84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&lt;/div&gt;</w:t>
        </w:r>
      </w:ins>
    </w:p>
    <w:p w14:paraId="68490DCA">
      <w:pPr>
        <w:keepNext w:val="0"/>
        <w:keepLines w:val="0"/>
        <w:widowControl/>
        <w:suppressLineNumbers w:val="0"/>
        <w:jc w:val="left"/>
        <w:rPr>
          <w:ins w:id="685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86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))}</w:t>
        </w:r>
      </w:ins>
    </w:p>
    <w:p w14:paraId="0D6B4B8D">
      <w:pPr>
        <w:keepNext w:val="0"/>
        <w:keepLines w:val="0"/>
        <w:widowControl/>
        <w:suppressLineNumbers w:val="0"/>
        <w:jc w:val="left"/>
        <w:rPr>
          <w:ins w:id="687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88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3CB1C79D">
      <w:pPr>
        <w:keepNext w:val="0"/>
        <w:keepLines w:val="0"/>
        <w:widowControl/>
        <w:suppressLineNumbers w:val="0"/>
        <w:jc w:val="left"/>
        <w:rPr>
          <w:ins w:id="689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90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606289F4">
      <w:pPr>
        <w:keepNext w:val="0"/>
        <w:keepLines w:val="0"/>
        <w:widowControl/>
        <w:suppressLineNumbers w:val="0"/>
        <w:jc w:val="left"/>
        <w:rPr>
          <w:ins w:id="691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92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4A240A65">
      <w:pPr>
        <w:keepNext w:val="0"/>
        <w:keepLines w:val="0"/>
        <w:widowControl/>
        <w:suppressLineNumbers w:val="0"/>
        <w:jc w:val="left"/>
        <w:rPr>
          <w:ins w:id="693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2462BB14">
      <w:pPr>
        <w:keepNext w:val="0"/>
        <w:keepLines w:val="0"/>
        <w:widowControl/>
        <w:suppressLineNumbers w:val="0"/>
        <w:jc w:val="left"/>
        <w:rPr>
          <w:ins w:id="694" w:author="SBM RAFI" w:date="2025-08-03T11:38:00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695" w:author="SBM RAFI" w:date="2025-08-03T11:38:00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export default BookDetails;</w:t>
        </w:r>
      </w:ins>
    </w:p>
    <w:p w14:paraId="2DE5EACC">
      <w:pPr>
        <w:keepNext w:val="0"/>
        <w:keepLines w:val="0"/>
        <w:widowControl/>
        <w:suppressLineNumbers w:val="0"/>
        <w:jc w:val="left"/>
        <w:rPr>
          <w:ins w:id="696" w:author="SBM RAFI" w:date="2025-08-03T11:37:25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FA89F8F">
      <w:pPr>
        <w:keepNext w:val="0"/>
        <w:keepLines w:val="0"/>
        <w:widowControl/>
        <w:suppressLineNumbers w:val="0"/>
        <w:jc w:val="left"/>
        <w:rPr>
          <w:ins w:id="697" w:author="SBM RAFI" w:date="2025-08-03T11:38:07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698" w:author="SBM RAFI" w:date="2025-08-03T11:37:26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C</w:t>
        </w:r>
      </w:ins>
      <w:ins w:id="699" w:author="SBM RAFI" w:date="2025-08-03T11:37:27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ourse</w:t>
        </w:r>
      </w:ins>
      <w:ins w:id="700" w:author="SBM RAFI" w:date="2025-08-03T11:37:28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Deta</w:t>
        </w:r>
      </w:ins>
      <w:ins w:id="701" w:author="SBM RAFI" w:date="2025-08-03T11:37:31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ils</w:t>
        </w:r>
      </w:ins>
      <w:ins w:id="702" w:author="SBM RAFI" w:date="2025-08-03T11:37:32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.js :</w:t>
        </w:r>
      </w:ins>
    </w:p>
    <w:p w14:paraId="5CEF7B39">
      <w:pPr>
        <w:keepNext w:val="0"/>
        <w:keepLines w:val="0"/>
        <w:widowControl/>
        <w:suppressLineNumbers w:val="0"/>
        <w:jc w:val="left"/>
        <w:rPr>
          <w:ins w:id="703" w:author="SBM RAFI" w:date="2025-08-03T11:38:07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6D1F63FC">
      <w:pPr>
        <w:keepNext w:val="0"/>
        <w:keepLines w:val="0"/>
        <w:widowControl/>
        <w:suppressLineNumbers w:val="0"/>
        <w:jc w:val="left"/>
        <w:rPr>
          <w:ins w:id="704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05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import React from 'react';</w:t>
        </w:r>
      </w:ins>
    </w:p>
    <w:p w14:paraId="18E12FDE">
      <w:pPr>
        <w:keepNext w:val="0"/>
        <w:keepLines w:val="0"/>
        <w:widowControl/>
        <w:suppressLineNumbers w:val="0"/>
        <w:jc w:val="left"/>
        <w:rPr>
          <w:ins w:id="706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70F6A8E">
      <w:pPr>
        <w:keepNext w:val="0"/>
        <w:keepLines w:val="0"/>
        <w:widowControl/>
        <w:suppressLineNumbers w:val="0"/>
        <w:jc w:val="left"/>
        <w:rPr>
          <w:ins w:id="707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08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function CourseDetails() {</w:t>
        </w:r>
      </w:ins>
    </w:p>
    <w:p w14:paraId="400FE876">
      <w:pPr>
        <w:keepNext w:val="0"/>
        <w:keepLines w:val="0"/>
        <w:widowControl/>
        <w:suppressLineNumbers w:val="0"/>
        <w:jc w:val="left"/>
        <w:rPr>
          <w:ins w:id="709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10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const courses = [</w:t>
        </w:r>
      </w:ins>
    </w:p>
    <w:p w14:paraId="0D760EEE">
      <w:pPr>
        <w:keepNext w:val="0"/>
        <w:keepLines w:val="0"/>
        <w:widowControl/>
        <w:suppressLineNumbers w:val="0"/>
        <w:jc w:val="left"/>
        <w:rPr>
          <w:ins w:id="711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12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 name: 'Angular', date: '4/5/2021' },</w:t>
        </w:r>
      </w:ins>
    </w:p>
    <w:p w14:paraId="50351D9F">
      <w:pPr>
        <w:keepNext w:val="0"/>
        <w:keepLines w:val="0"/>
        <w:widowControl/>
        <w:suppressLineNumbers w:val="0"/>
        <w:jc w:val="left"/>
        <w:rPr>
          <w:ins w:id="713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14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{ name: 'React', date: '6/3/2020' }</w:t>
        </w:r>
      </w:ins>
    </w:p>
    <w:p w14:paraId="37FD9F50">
      <w:pPr>
        <w:keepNext w:val="0"/>
        <w:keepLines w:val="0"/>
        <w:widowControl/>
        <w:suppressLineNumbers w:val="0"/>
        <w:jc w:val="left"/>
        <w:rPr>
          <w:ins w:id="715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16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];</w:t>
        </w:r>
      </w:ins>
    </w:p>
    <w:p w14:paraId="4F809B12">
      <w:pPr>
        <w:keepNext w:val="0"/>
        <w:keepLines w:val="0"/>
        <w:widowControl/>
        <w:suppressLineNumbers w:val="0"/>
        <w:jc w:val="left"/>
        <w:rPr>
          <w:ins w:id="717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66141620">
      <w:pPr>
        <w:keepNext w:val="0"/>
        <w:keepLines w:val="0"/>
        <w:widowControl/>
        <w:suppressLineNumbers w:val="0"/>
        <w:jc w:val="left"/>
        <w:rPr>
          <w:ins w:id="718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19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return (</w:t>
        </w:r>
      </w:ins>
    </w:p>
    <w:p w14:paraId="13DFF34B">
      <w:pPr>
        <w:keepNext w:val="0"/>
        <w:keepLines w:val="0"/>
        <w:widowControl/>
        <w:suppressLineNumbers w:val="0"/>
        <w:jc w:val="left"/>
        <w:rPr>
          <w:ins w:id="720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21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&lt;div className="section"&gt;</w:t>
        </w:r>
      </w:ins>
    </w:p>
    <w:p w14:paraId="571E2A8E">
      <w:pPr>
        <w:keepNext w:val="0"/>
        <w:keepLines w:val="0"/>
        <w:widowControl/>
        <w:suppressLineNumbers w:val="0"/>
        <w:jc w:val="left"/>
        <w:rPr>
          <w:ins w:id="722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23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&lt;h2&gt;Course Details&lt;/h2&gt;</w:t>
        </w:r>
      </w:ins>
    </w:p>
    <w:p w14:paraId="0EA13A26">
      <w:pPr>
        <w:keepNext w:val="0"/>
        <w:keepLines w:val="0"/>
        <w:widowControl/>
        <w:suppressLineNumbers w:val="0"/>
        <w:jc w:val="left"/>
        <w:rPr>
          <w:ins w:id="724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25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{courses.map((course, index) =&gt; (</w:t>
        </w:r>
      </w:ins>
    </w:p>
    <w:p w14:paraId="0A2924D8">
      <w:pPr>
        <w:keepNext w:val="0"/>
        <w:keepLines w:val="0"/>
        <w:widowControl/>
        <w:suppressLineNumbers w:val="0"/>
        <w:jc w:val="left"/>
        <w:rPr>
          <w:ins w:id="726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27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&lt;div key={index}&gt;</w:t>
        </w:r>
      </w:ins>
    </w:p>
    <w:p w14:paraId="7A81274C">
      <w:pPr>
        <w:keepNext w:val="0"/>
        <w:keepLines w:val="0"/>
        <w:widowControl/>
        <w:suppressLineNumbers w:val="0"/>
        <w:jc w:val="left"/>
        <w:rPr>
          <w:ins w:id="728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29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&lt;p&gt;&lt;strong&gt;{course.name}&lt;/strong&gt;&lt;/p&gt;</w:t>
        </w:r>
      </w:ins>
    </w:p>
    <w:p w14:paraId="22F3BB42">
      <w:pPr>
        <w:keepNext w:val="0"/>
        <w:keepLines w:val="0"/>
        <w:widowControl/>
        <w:suppressLineNumbers w:val="0"/>
        <w:jc w:val="left"/>
        <w:rPr>
          <w:ins w:id="730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31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  &lt;p&gt;{course.date}&lt;/p&gt;</w:t>
        </w:r>
      </w:ins>
    </w:p>
    <w:p w14:paraId="16A78D6B">
      <w:pPr>
        <w:keepNext w:val="0"/>
        <w:keepLines w:val="0"/>
        <w:widowControl/>
        <w:suppressLineNumbers w:val="0"/>
        <w:jc w:val="left"/>
        <w:rPr>
          <w:ins w:id="732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33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  &lt;/div&gt;</w:t>
        </w:r>
      </w:ins>
    </w:p>
    <w:p w14:paraId="75F1CA41">
      <w:pPr>
        <w:keepNext w:val="0"/>
        <w:keepLines w:val="0"/>
        <w:widowControl/>
        <w:suppressLineNumbers w:val="0"/>
        <w:jc w:val="left"/>
        <w:rPr>
          <w:ins w:id="734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35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  ))}</w:t>
        </w:r>
      </w:ins>
    </w:p>
    <w:p w14:paraId="453551F2">
      <w:pPr>
        <w:keepNext w:val="0"/>
        <w:keepLines w:val="0"/>
        <w:widowControl/>
        <w:suppressLineNumbers w:val="0"/>
        <w:jc w:val="left"/>
        <w:rPr>
          <w:ins w:id="736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37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  &lt;/div&gt;</w:t>
        </w:r>
      </w:ins>
    </w:p>
    <w:p w14:paraId="0A0A6913">
      <w:pPr>
        <w:keepNext w:val="0"/>
        <w:keepLines w:val="0"/>
        <w:widowControl/>
        <w:suppressLineNumbers w:val="0"/>
        <w:jc w:val="left"/>
        <w:rPr>
          <w:ins w:id="738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39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 xml:space="preserve">  );</w:t>
        </w:r>
      </w:ins>
    </w:p>
    <w:p w14:paraId="61695F2C">
      <w:pPr>
        <w:keepNext w:val="0"/>
        <w:keepLines w:val="0"/>
        <w:widowControl/>
        <w:suppressLineNumbers w:val="0"/>
        <w:jc w:val="left"/>
        <w:rPr>
          <w:ins w:id="740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41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}</w:t>
        </w:r>
      </w:ins>
    </w:p>
    <w:p w14:paraId="05BF4F20">
      <w:pPr>
        <w:keepNext w:val="0"/>
        <w:keepLines w:val="0"/>
        <w:widowControl/>
        <w:suppressLineNumbers w:val="0"/>
        <w:jc w:val="left"/>
        <w:rPr>
          <w:ins w:id="742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6C607BAB">
      <w:pPr>
        <w:keepNext w:val="0"/>
        <w:keepLines w:val="0"/>
        <w:widowControl/>
        <w:suppressLineNumbers w:val="0"/>
        <w:jc w:val="left"/>
        <w:rPr>
          <w:ins w:id="743" w:author="SBM RAFI" w:date="2025-08-03T11:38:11Z"/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ins w:id="744" w:author="SBM RAFI" w:date="2025-08-03T11:38:11Z">
        <w:r>
          <w:rPr>
            <w:rFonts w:hint="default" w:ascii="Times New Roman" w:hAnsi="Times New Roman" w:cs="Times New Roman"/>
            <w:b w:val="0"/>
            <w:bCs w:val="0"/>
            <w:sz w:val="24"/>
            <w:szCs w:val="24"/>
            <w:lang w:val="en-US" w:eastAsia="zh-CN"/>
          </w:rPr>
          <w:t>export default CourseDetails;</w:t>
        </w:r>
      </w:ins>
    </w:p>
    <w:p w14:paraId="15000047">
      <w:pPr>
        <w:keepNext w:val="0"/>
        <w:keepLines w:val="0"/>
        <w:widowControl/>
        <w:suppressLineNumbers w:val="0"/>
        <w:jc w:val="left"/>
        <w:rPr>
          <w:ins w:id="745" w:author="SBM RAFI" w:date="2025-08-03T11:38:26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302563AF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78F7263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294175A3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15D90379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2A0D5EB9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61626F52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0169D4BA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5A9801C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3098B508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651A704B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56481130">
      <w:pPr>
        <w:keepNext w:val="0"/>
        <w:keepLines w:val="0"/>
        <w:widowControl/>
        <w:suppressLineNumbers w:val="0"/>
        <w:jc w:val="left"/>
        <w:rPr>
          <w:ins w:id="746" w:author="SBM RAFI" w:date="2025-08-03T11:38:27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747" w:author="SBM RAFI" w:date="2025-08-03T11:37:34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OU</w:t>
        </w:r>
      </w:ins>
      <w:ins w:id="748" w:author="SBM RAFI" w:date="2025-08-03T11:37:35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T</w:t>
        </w:r>
      </w:ins>
      <w:ins w:id="749" w:author="SBM RAFI" w:date="2025-08-03T11:37:37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t>PUT :</w:t>
        </w:r>
      </w:ins>
    </w:p>
    <w:p w14:paraId="41884378">
      <w:pPr>
        <w:keepNext w:val="0"/>
        <w:keepLines w:val="0"/>
        <w:widowControl/>
        <w:suppressLineNumbers w:val="0"/>
        <w:jc w:val="left"/>
        <w:rPr>
          <w:ins w:id="750" w:author="SBM RAFI" w:date="2025-08-03T11:38:28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61DB421C">
      <w:pPr>
        <w:keepNext w:val="0"/>
        <w:keepLines w:val="0"/>
        <w:widowControl/>
        <w:suppressLineNumbers w:val="0"/>
        <w:jc w:val="center"/>
        <w:rPr>
          <w:ins w:id="751" w:author="SBM RAFI" w:date="2025-08-03T11:39:08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ins w:id="752" w:author="SBM RAFI" w:date="2025-08-03T11:39:04Z">
        <w:r>
          <w:rPr>
            <w:rFonts w:hint="default" w:ascii="Times New Roman Bold" w:hAnsi="Times New Roman Bold" w:cs="Times New Roman Bold"/>
            <w:b/>
            <w:bCs/>
            <w:sz w:val="28"/>
            <w:szCs w:val="28"/>
            <w:lang w:val="en-US" w:eastAsia="zh-CN"/>
          </w:rPr>
          <w:drawing>
            <wp:inline distT="0" distB="0" distL="114300" distR="114300">
              <wp:extent cx="5487035" cy="2569210"/>
              <wp:effectExtent l="0" t="0" r="24765" b="21590"/>
              <wp:docPr id="14" name="Picture 14" descr="Screenshot 2025-08-03 at 11.35.25 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 14" descr="Screenshot 2025-08-03 at 11.35.25 AM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035" cy="2569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AD5C46">
      <w:pPr>
        <w:keepNext w:val="0"/>
        <w:keepLines w:val="0"/>
        <w:widowControl/>
        <w:suppressLineNumbers w:val="0"/>
        <w:jc w:val="left"/>
        <w:rPr>
          <w:ins w:id="754" w:author="SBM RAFI" w:date="2025-08-03T11:39:08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7438DC76">
      <w:pPr>
        <w:keepNext w:val="0"/>
        <w:keepLines w:val="0"/>
        <w:widowControl/>
        <w:suppressLineNumbers w:val="0"/>
        <w:jc w:val="left"/>
        <w:rPr>
          <w:ins w:id="755" w:author="SBM RAFI" w:date="2025-08-03T11:37:38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5ECFD8B7">
      <w:pPr>
        <w:keepNext w:val="0"/>
        <w:keepLines w:val="0"/>
        <w:widowControl/>
        <w:suppressLineNumbers w:val="0"/>
        <w:jc w:val="left"/>
        <w:rPr>
          <w:ins w:id="756" w:author="SBM RAFI" w:date="2025-08-03T11:36:43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5D87B2ED">
      <w:pPr>
        <w:keepNext w:val="0"/>
        <w:keepLines w:val="0"/>
        <w:widowControl/>
        <w:suppressLineNumbers w:val="0"/>
        <w:jc w:val="left"/>
        <w:rPr>
          <w:ins w:id="757" w:author="SBM RAFI" w:date="2025-08-03T11:08:11Z"/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E3176A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A7CFFA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6D726C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C0331B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45C376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586579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78C904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008574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D009EE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5A6B9B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89EAE9F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4F4B2A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CB9760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094EF6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404CDB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A8AA0A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0119412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CFE73D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p w14:paraId="7DE70557">
      <w:pPr>
        <w:keepNext w:val="0"/>
        <w:keepLines w:val="0"/>
        <w:widowControl/>
        <w:suppressLineNumbers w:val="0"/>
        <w:spacing w:line="360" w:lineRule="auto"/>
        <w:jc w:val="center"/>
        <w:rPr>
          <w:ins w:id="758" w:author="SBM RAFI" w:date="2025-08-03T11:08:11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759" w:author="SBM RAFI" w:date="2025-08-03T11:08:11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760" w:author="SBM RAFI" w:date="2025-08-03T11:08:11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4</w:t>
      </w:r>
      <w:ins w:id="761" w:author="SBM RAFI" w:date="2025-08-03T11:08:11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524F623E">
      <w:pPr>
        <w:keepNext w:val="0"/>
        <w:keepLines w:val="0"/>
        <w:widowControl/>
        <w:suppressLineNumbers w:val="0"/>
        <w:jc w:val="left"/>
      </w:pPr>
      <w:ins w:id="762" w:author="SBM RAFI" w:date="2025-08-03T11:08:11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Using React Context API for Theme Switching</w:t>
      </w:r>
    </w:p>
    <w:p w14:paraId="696E1C01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0448421F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ThemeContext.js :</w:t>
      </w:r>
    </w:p>
    <w:p w14:paraId="3DC178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798FCB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{ createContext } from 'react';</w:t>
      </w:r>
    </w:p>
    <w:p w14:paraId="313672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1AC82C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const ThemeContext = createContext('light');</w:t>
      </w:r>
    </w:p>
    <w:p w14:paraId="66C819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D071B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export default ThemeContext;</w:t>
      </w:r>
    </w:p>
    <w:p w14:paraId="4F9025D4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038F669C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 xml:space="preserve">App.js : </w:t>
      </w:r>
    </w:p>
    <w:p w14:paraId="73E195D1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7D2FD0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logo from './logo.svg';</w:t>
      </w:r>
    </w:p>
    <w:p w14:paraId="22F47E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'./App.css';</w:t>
      </w:r>
    </w:p>
    <w:p w14:paraId="1AB5DB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{ EmployeesData } from './Employee';</w:t>
      </w:r>
    </w:p>
    <w:p w14:paraId="0B4F347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EmployeesList from './EmployeesList';</w:t>
      </w:r>
    </w:p>
    <w:p w14:paraId="089191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{ useState } from 'react';</w:t>
      </w:r>
    </w:p>
    <w:p w14:paraId="37879B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import ThemeContext from './ThemeContext'; </w:t>
      </w:r>
    </w:p>
    <w:p w14:paraId="24F972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1CDA96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function App() {</w:t>
      </w:r>
    </w:p>
    <w:p w14:paraId="60DD32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const Employees = EmployeesData;</w:t>
      </w:r>
    </w:p>
    <w:p w14:paraId="65BAE7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const [theme, setTheme] = useState('light');</w:t>
      </w:r>
    </w:p>
    <w:p w14:paraId="5E1745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95841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41841FBB">
      <w:pPr>
        <w:keepNext w:val="0"/>
        <w:keepLines w:val="0"/>
        <w:widowControl/>
        <w:suppressLineNumbers w:val="0"/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&lt;ThemeContext.Provider value={theme}&gt; </w:t>
      </w:r>
    </w:p>
    <w:p w14:paraId="2576FEC4">
      <w:pPr>
        <w:keepNext w:val="0"/>
        <w:keepLines w:val="0"/>
        <w:widowControl/>
        <w:suppressLineNumbers w:val="0"/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&lt;div&gt;</w:t>
      </w:r>
    </w:p>
    <w:p w14:paraId="47CD79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&lt;label&gt;SELECT A THEME &lt;/label&gt;</w:t>
      </w:r>
    </w:p>
    <w:p w14:paraId="7326AD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&lt;select onChange={(e) =&gt; setTheme(e.target.value)} value={theme}&gt;</w:t>
      </w:r>
    </w:p>
    <w:p w14:paraId="5F49E3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  &lt;option value='light'&gt;Light&lt;/option&gt;</w:t>
      </w:r>
    </w:p>
    <w:p w14:paraId="2B11D6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  &lt;option value='dark'&gt;Dark&lt;/option&gt;</w:t>
      </w:r>
    </w:p>
    <w:p w14:paraId="5885A8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&lt;/select&gt;</w:t>
      </w:r>
    </w:p>
    <w:p w14:paraId="451E75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13A886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99355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&lt;EmployeesList employees={Employees} /&gt;</w:t>
      </w:r>
    </w:p>
    <w:p w14:paraId="1122DD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&lt;/ThemeContext.Provider&gt;</w:t>
      </w:r>
    </w:p>
    <w:p w14:paraId="2CBDA3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4A57AD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3C6728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5CE107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export default App;</w:t>
      </w:r>
    </w:p>
    <w:p w14:paraId="2BC96C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BF52DC5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 xml:space="preserve">EmployeesList.js : </w:t>
      </w:r>
    </w:p>
    <w:p w14:paraId="467921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7AF86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EmployeeCard from './EmployeeCard';</w:t>
      </w:r>
    </w:p>
    <w:p w14:paraId="4CEABB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77A325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function EmployeesList(props) {</w:t>
      </w:r>
    </w:p>
    <w:p w14:paraId="00D729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04B350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5AD4B0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&lt;h1&gt;Employees List&lt;/h1&gt;</w:t>
      </w:r>
    </w:p>
    <w:p w14:paraId="3EDDFD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{props.employees.map(employee =&gt; (</w:t>
      </w:r>
    </w:p>
    <w:p w14:paraId="4184C5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  &lt;EmployeeCard employee={employee} key={employee.id} /&gt;</w:t>
      </w:r>
    </w:p>
    <w:p w14:paraId="641BA3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))}</w:t>
      </w:r>
    </w:p>
    <w:p w14:paraId="6BBBC86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0D3808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45AD40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2E8316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5F5FB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export default EmployeesList;</w:t>
      </w:r>
    </w:p>
    <w:p w14:paraId="45714B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1344761B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B59CC02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 xml:space="preserve">EmployeeCard.js : </w:t>
      </w:r>
    </w:p>
    <w:p w14:paraId="3DE5889B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2EAE7A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Styles from './EmployeeCard.module.css';</w:t>
      </w:r>
    </w:p>
    <w:p w14:paraId="094E38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import { useContext } from 'react';</w:t>
      </w:r>
    </w:p>
    <w:p w14:paraId="6704B8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import ThemeContext from './ThemeContext'; </w:t>
      </w:r>
    </w:p>
    <w:p w14:paraId="3E4174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39E273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function EmployeeCard(props) {</w:t>
      </w:r>
    </w:p>
    <w:p w14:paraId="7E8FB0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const theme = useContext(ThemeContext); </w:t>
      </w:r>
    </w:p>
    <w:p w14:paraId="29B207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33291F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&lt;div className={Styles.Card}&gt;</w:t>
      </w:r>
    </w:p>
    <w:p w14:paraId="7D9B8F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&lt;h3&gt;{props.employee.name}&lt;/h3&gt;</w:t>
      </w:r>
    </w:p>
    <w:p w14:paraId="116E32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&lt;p&gt;{props.employee.email}&lt;/p&gt;</w:t>
      </w:r>
    </w:p>
    <w:p w14:paraId="531C26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&lt;p&gt;{props.employee.phone}&lt;/p&gt;</w:t>
      </w:r>
    </w:p>
    <w:p w14:paraId="2D05D7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6C98F4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  &lt;p&gt;</w:t>
      </w:r>
    </w:p>
    <w:p w14:paraId="2F3792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&lt;a href="#" className={theme}&gt;Edit&lt;/a&gt;{' '}</w:t>
      </w:r>
    </w:p>
    <w:p w14:paraId="345147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&lt;a href="#" className={theme}&gt;Delete&lt;/a&gt;</w:t>
      </w:r>
    </w:p>
    <w:p w14:paraId="670485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&lt;/p&gt;</w:t>
      </w:r>
    </w:p>
    <w:p w14:paraId="63F38F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4684A1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00D489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73EAA4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7E2212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2DFFBF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0CB2CF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export default EmployeeCard;</w:t>
      </w:r>
    </w:p>
    <w:p w14:paraId="18670E30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54DB3922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 xml:space="preserve">App.css : </w:t>
      </w:r>
    </w:p>
    <w:p w14:paraId="11B57065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41A1AD4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 {</w:t>
      </w:r>
    </w:p>
    <w:p w14:paraId="646881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display: inline-block;</w:t>
      </w:r>
    </w:p>
    <w:p w14:paraId="4FBB48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margin: 3px 5px;</w:t>
      </w:r>
    </w:p>
    <w:p w14:paraId="0532E3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padding: 5px 10px;</w:t>
      </w:r>
    </w:p>
    <w:p w14:paraId="487011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border-radius: 3px;</w:t>
      </w:r>
    </w:p>
    <w:p w14:paraId="66F453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text-decoration: none;</w:t>
      </w:r>
    </w:p>
    <w:p w14:paraId="44CC27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font-weight: bold;</w:t>
      </w:r>
    </w:p>
    <w:p w14:paraId="67A9AF3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046413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444D0D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/* Light theme style */</w:t>
      </w:r>
    </w:p>
    <w:p w14:paraId="062EAE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a.light {</w:t>
      </w:r>
    </w:p>
    <w:p w14:paraId="1BDB40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background-color: #eee;</w:t>
      </w:r>
    </w:p>
    <w:p w14:paraId="2EA5C5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color: #333;</w:t>
      </w:r>
    </w:p>
    <w:p w14:paraId="6905BF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border: 1px solid #ccc;</w:t>
      </w:r>
    </w:p>
    <w:p w14:paraId="15345D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53FCE2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529E44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/* Dark theme style */</w:t>
      </w:r>
    </w:p>
    <w:p w14:paraId="3D31F3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a.dark {</w:t>
      </w:r>
    </w:p>
    <w:p w14:paraId="440FF7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background-color: #333;</w:t>
      </w:r>
    </w:p>
    <w:p w14:paraId="05D9F2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color: #eee;</w:t>
      </w:r>
    </w:p>
    <w:p w14:paraId="0553C7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border: 1px solid #666;</w:t>
      </w:r>
    </w:p>
    <w:p w14:paraId="60AA2A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}</w:t>
      </w:r>
    </w:p>
    <w:p w14:paraId="66947567">
      <w:pPr>
        <w:keepNext w:val="0"/>
        <w:keepLines w:val="0"/>
        <w:widowControl/>
        <w:suppressLineNumbers w:val="0"/>
        <w:jc w:val="left"/>
        <w:rPr>
          <w:ins w:id="763" w:author="SBM RAFI" w:date="2025-08-03T11:36:55Z"/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</w:p>
    <w:p w14:paraId="3665FF2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0ADCB4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5B7158F2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6400" cy="2702560"/>
            <wp:effectExtent l="0" t="0" r="0" b="15240"/>
            <wp:docPr id="15" name="Picture 15" descr="Screenshot 2025-08-03 at 12.30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03 at 12.30.43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CEA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25E916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6CE1DE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9DFF24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83A15B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683F1D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18531C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847D02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14B1DD2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03E74F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91234B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49796B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95968A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3557CC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4F057F6">
      <w:pPr>
        <w:keepNext w:val="0"/>
        <w:keepLines w:val="0"/>
        <w:widowControl/>
        <w:suppressLineNumbers w:val="0"/>
        <w:spacing w:line="360" w:lineRule="auto"/>
        <w:jc w:val="center"/>
        <w:rPr>
          <w:ins w:id="764" w:author="SBM RAFI" w:date="2025-08-03T11:08:11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765" w:author="SBM RAFI" w:date="2025-08-03T11:08:11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766" w:author="SBM RAFI" w:date="2025-08-03T11:08:11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5</w:t>
      </w:r>
      <w:ins w:id="767" w:author="SBM RAFI" w:date="2025-08-03T11:08:11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3DB92859">
      <w:pPr>
        <w:keepNext w:val="0"/>
        <w:keepLines w:val="0"/>
        <w:widowControl/>
        <w:suppressLineNumbers w:val="0"/>
        <w:jc w:val="left"/>
      </w:pPr>
      <w:ins w:id="768" w:author="SBM RAFI" w:date="2025-08-03T11:08:11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React Forms – Complaint Registration App</w:t>
      </w:r>
    </w:p>
    <w:p w14:paraId="51F21673">
      <w:pPr>
        <w:keepNext w:val="0"/>
        <w:keepLines w:val="0"/>
        <w:widowControl/>
        <w:suppressLineNumbers w:val="0"/>
        <w:jc w:val="left"/>
      </w:pPr>
    </w:p>
    <w:p w14:paraId="25089373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 xml:space="preserve">ComplainRegister.js : </w:t>
      </w:r>
    </w:p>
    <w:p w14:paraId="4326550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75837E4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import React, { useState } from 'react';</w:t>
      </w:r>
    </w:p>
    <w:p w14:paraId="5714187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15F45E7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function ComplaintRegister() {</w:t>
      </w:r>
    </w:p>
    <w:p w14:paraId="6A70ADF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const [employeeName, setEmployeeName] = useState('');</w:t>
      </w:r>
    </w:p>
    <w:p w14:paraId="5E5889D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const [complaint, setComplaint] = useState('');</w:t>
      </w:r>
    </w:p>
    <w:p w14:paraId="365E4DB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391A519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const handleSubmit = (e) =&gt; {</w:t>
      </w:r>
    </w:p>
    <w:p w14:paraId="5A4809B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e.preventDefault();</w:t>
      </w:r>
    </w:p>
    <w:p w14:paraId="511646E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7EE02C8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const referenceNumber = Math.floor(Math.random() * 900000 + 100000); // 6-digit ref</w:t>
      </w:r>
    </w:p>
    <w:p w14:paraId="6840658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5503197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alert(</w:t>
      </w:r>
    </w:p>
    <w:p w14:paraId="4AA5361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`Complaint Registered!\n\nEmployee Name: ${employeeName}\nComplaint: ${complaint}\nReference Number: ${referenceNumber}`</w:t>
      </w:r>
    </w:p>
    <w:p w14:paraId="372D357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);</w:t>
      </w:r>
    </w:p>
    <w:p w14:paraId="3CC12C5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088DB9D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// Clear form</w:t>
      </w:r>
    </w:p>
    <w:p w14:paraId="6B65D77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setEmployeeName('');</w:t>
      </w:r>
    </w:p>
    <w:p w14:paraId="51EAF39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setComplaint('');</w:t>
      </w:r>
    </w:p>
    <w:p w14:paraId="10FD3BF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};</w:t>
      </w:r>
    </w:p>
    <w:p w14:paraId="6310F66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0B4DCF8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return (</w:t>
      </w:r>
    </w:p>
    <w:p w14:paraId="7B18467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&lt;div style={{ margin: '20px', padding: '20px', maxWidth: '500px', border: '1px solid #ccc' }}&gt;</w:t>
      </w:r>
    </w:p>
    <w:p w14:paraId="081E414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&lt;h2&gt;Raise a Complaint&lt;/h2&gt;</w:t>
      </w:r>
    </w:p>
    <w:p w14:paraId="6604BEC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&lt;form onSubmit={handleSubmit}&gt;</w:t>
      </w:r>
    </w:p>
    <w:p w14:paraId="0A5A183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&lt;div style={{ marginBottom: '15px' }}&gt;</w:t>
      </w:r>
    </w:p>
    <w:p w14:paraId="431715B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&lt;label&gt;Employee Name:&lt;/label&gt;&lt;br /&gt;</w:t>
      </w:r>
    </w:p>
    <w:p w14:paraId="45BFB0A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&lt;input</w:t>
      </w:r>
    </w:p>
    <w:p w14:paraId="4E3119D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type="text"</w:t>
      </w:r>
    </w:p>
    <w:p w14:paraId="03BEEA7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value={employeeName}</w:t>
      </w:r>
    </w:p>
    <w:p w14:paraId="7565524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onChange={(e) =&gt; setEmployeeName(e.target.value)}</w:t>
      </w:r>
    </w:p>
    <w:p w14:paraId="0B0D855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required</w:t>
      </w:r>
    </w:p>
    <w:p w14:paraId="6768080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style={{ width: '100%', padding: '8px' }}</w:t>
      </w:r>
    </w:p>
    <w:p w14:paraId="5B56EA7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/&gt;</w:t>
      </w:r>
    </w:p>
    <w:p w14:paraId="3E1EBB7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&lt;/div&gt;</w:t>
      </w:r>
    </w:p>
    <w:p w14:paraId="5C8BB63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&lt;div style={{ marginBottom: '15px' }}&gt;</w:t>
      </w:r>
    </w:p>
    <w:p w14:paraId="2AFC162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&lt;label&gt;Complaint:&lt;/label&gt;&lt;br /&gt;</w:t>
      </w:r>
    </w:p>
    <w:p w14:paraId="5AC9BCC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&lt;textarea</w:t>
      </w:r>
    </w:p>
    <w:p w14:paraId="5BF6637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value={complaint}</w:t>
      </w:r>
    </w:p>
    <w:p w14:paraId="7841CD1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onChange={(e) =&gt; setComplaint(e.target.value)}</w:t>
      </w:r>
    </w:p>
    <w:p w14:paraId="173764C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required</w:t>
      </w:r>
    </w:p>
    <w:p w14:paraId="5F83F70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rows={4}</w:t>
      </w:r>
    </w:p>
    <w:p w14:paraId="53593B3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  style={{ width: '100%', padding: '8px' }}</w:t>
      </w:r>
    </w:p>
    <w:p w14:paraId="74DEA78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  /&gt;</w:t>
      </w:r>
    </w:p>
    <w:p w14:paraId="13146CC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556F458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&lt;/div&gt;</w:t>
      </w:r>
    </w:p>
    <w:p w14:paraId="48DC628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  &lt;button type="submit" style={{ padding: '8px 16px' }}&gt;Submit&lt;/button&gt;</w:t>
      </w:r>
    </w:p>
    <w:p w14:paraId="49B2243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  &lt;/form&gt;</w:t>
      </w:r>
    </w:p>
    <w:p w14:paraId="586F521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  &lt;/div&gt;</w:t>
      </w:r>
    </w:p>
    <w:p w14:paraId="2371148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 );</w:t>
      </w:r>
    </w:p>
    <w:p w14:paraId="58B7C97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}</w:t>
      </w:r>
    </w:p>
    <w:p w14:paraId="6EEC065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</w:p>
    <w:p w14:paraId="6C7B6B9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export default ComplaintRegister;</w:t>
      </w:r>
    </w:p>
    <w:p w14:paraId="4E30362E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3D8F4DF0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App.js :</w:t>
      </w:r>
    </w:p>
    <w:p w14:paraId="5B120186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12D1D6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import React from 'react';</w:t>
      </w:r>
    </w:p>
    <w:p w14:paraId="303048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import ComplaintRegister from './ComplaintRegister';</w:t>
      </w:r>
    </w:p>
    <w:p w14:paraId="6D7226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E2C9C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function App() {</w:t>
      </w:r>
    </w:p>
    <w:p w14:paraId="3BBA92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return (</w:t>
      </w:r>
    </w:p>
    <w:p w14:paraId="1A7783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&lt;div className="App"&gt;</w:t>
      </w:r>
    </w:p>
    <w:p w14:paraId="552AEC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&lt;ComplaintRegister /&gt;</w:t>
      </w:r>
    </w:p>
    <w:p w14:paraId="172B6C5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&lt;/div&gt;</w:t>
      </w:r>
    </w:p>
    <w:p w14:paraId="0D82F6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);</w:t>
      </w:r>
    </w:p>
    <w:p w14:paraId="009280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10A08E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241B5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export default App;</w:t>
      </w:r>
    </w:p>
    <w:p w14:paraId="47110247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4560BC1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050C4C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DC8304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3898E6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A42CF2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A35418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CE44F2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CF8729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EC9D09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1BF5DC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97F6F4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65949D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707A77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6A1F6F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0722CC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7C28BB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03652E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1DA18DD2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8E1155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92750" cy="4236085"/>
            <wp:effectExtent l="0" t="0" r="19050" b="5715"/>
            <wp:docPr id="16" name="Picture 16" descr="Screenshot 2025-08-03 at 12.47.0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03 at 12.47.00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5C1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9575" cy="3409315"/>
            <wp:effectExtent l="0" t="0" r="22225" b="19685"/>
            <wp:docPr id="17" name="Picture 17" descr="Screenshot 2025-08-03 at 12.47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03 at 12.47.43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288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15197D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EADF573">
      <w:pPr>
        <w:keepNext w:val="0"/>
        <w:keepLines w:val="0"/>
        <w:widowControl/>
        <w:suppressLineNumbers w:val="0"/>
        <w:spacing w:line="360" w:lineRule="auto"/>
        <w:jc w:val="center"/>
        <w:rPr>
          <w:ins w:id="769" w:author="SBM RAFI" w:date="2025-08-03T11:08:11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770" w:author="SBM RAFI" w:date="2025-08-03T11:08:11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771" w:author="SBM RAFI" w:date="2025-08-03T11:08:11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6</w:t>
      </w:r>
      <w:ins w:id="772" w:author="SBM RAFI" w:date="2025-08-03T11:08:11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47557473">
      <w:pPr>
        <w:keepNext w:val="0"/>
        <w:keepLines w:val="0"/>
        <w:widowControl/>
        <w:suppressLineNumbers w:val="0"/>
        <w:jc w:val="left"/>
      </w:pPr>
      <w:ins w:id="773" w:author="SBM RAFI" w:date="2025-08-03T11:08:11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React Form Validation with Alerts</w:t>
      </w:r>
    </w:p>
    <w:p w14:paraId="797ABC58">
      <w:pPr>
        <w:keepNext w:val="0"/>
        <w:keepLines w:val="0"/>
        <w:widowControl/>
        <w:suppressLineNumbers w:val="0"/>
        <w:jc w:val="left"/>
      </w:pPr>
    </w:p>
    <w:p w14:paraId="2326D0BE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register.js :</w:t>
      </w:r>
    </w:p>
    <w:p w14:paraId="0F4F8DD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React, { useState } from 'react';</w:t>
      </w:r>
    </w:p>
    <w:p w14:paraId="7E1531D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7729D7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Register() {</w:t>
      </w:r>
    </w:p>
    <w:p w14:paraId="567102D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[form, setForm] = useState({</w:t>
      </w:r>
    </w:p>
    <w:p w14:paraId="6FD31BE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fullName: '',</w:t>
      </w:r>
    </w:p>
    <w:p w14:paraId="6AB0CC4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email: '',</w:t>
      </w:r>
    </w:p>
    <w:p w14:paraId="143249E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password: '',</w:t>
      </w:r>
    </w:p>
    <w:p w14:paraId="410298E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});</w:t>
      </w:r>
    </w:p>
    <w:p w14:paraId="1413D9E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BAC9F6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[errors, setErrors] = useState({</w:t>
      </w:r>
    </w:p>
    <w:p w14:paraId="06DD90C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fullName: '',</w:t>
      </w:r>
    </w:p>
    <w:p w14:paraId="357335C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email: '',</w:t>
      </w:r>
    </w:p>
    <w:p w14:paraId="5C15D7A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password: '',</w:t>
      </w:r>
    </w:p>
    <w:p w14:paraId="59615B9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});</w:t>
      </w:r>
    </w:p>
    <w:p w14:paraId="73BB6A4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CB73FF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handleChange = (e) =&gt; {</w:t>
      </w:r>
    </w:p>
    <w:p w14:paraId="7260D2F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const { name, value } = e.target;</w:t>
      </w:r>
    </w:p>
    <w:p w14:paraId="1B3084B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59D65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setForm({ ...form, [name]: value });</w:t>
      </w:r>
    </w:p>
    <w:p w14:paraId="645839C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BE62B2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let updatedErrors = { ...errors };</w:t>
      </w:r>
    </w:p>
    <w:p w14:paraId="2865482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2BA33E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switch (name) {</w:t>
      </w:r>
    </w:p>
    <w:p w14:paraId="5FA91D7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case 'fullName':</w:t>
      </w:r>
    </w:p>
    <w:p w14:paraId="4C5DC49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updatedErrors.fullName =</w:t>
      </w:r>
    </w:p>
    <w:p w14:paraId="3B20F21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value.length &lt; 5 ? 'Full Name must be 5 characters long!' : '';</w:t>
      </w:r>
    </w:p>
    <w:p w14:paraId="0258C29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break;</w:t>
      </w:r>
    </w:p>
    <w:p w14:paraId="7CD12F1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99E616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case 'email':</w:t>
      </w:r>
    </w:p>
    <w:p w14:paraId="3B8942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const validEmailRegex = RegExp(</w:t>
      </w:r>
    </w:p>
    <w:p w14:paraId="12DD218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/^[^\s@]+@[^\s@]+\.[^\s@]+$/ );</w:t>
      </w:r>
    </w:p>
    <w:p w14:paraId="0FDB041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updatedErrors.email = validEmailRegex.test(value)</w:t>
      </w:r>
    </w:p>
    <w:p w14:paraId="217BCE8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? ''</w:t>
      </w:r>
    </w:p>
    <w:p w14:paraId="412641B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: 'Email is not valid!';</w:t>
      </w:r>
    </w:p>
    <w:p w14:paraId="594AAB5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break;</w:t>
      </w:r>
    </w:p>
    <w:p w14:paraId="4E7A698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466B51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case 'password':</w:t>
      </w:r>
    </w:p>
    <w:p w14:paraId="03EE717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updatedErrors.password =</w:t>
      </w:r>
    </w:p>
    <w:p w14:paraId="3DB060B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value.length &lt; 8 ? 'Password must be at least 8 characters!' : '';</w:t>
      </w:r>
    </w:p>
    <w:p w14:paraId="1283007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break;</w:t>
      </w:r>
    </w:p>
    <w:p w14:paraId="00F4868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219778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default:</w:t>
      </w:r>
    </w:p>
    <w:p w14:paraId="1E0C30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break;</w:t>
      </w:r>
    </w:p>
    <w:p w14:paraId="7B461BA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</w:t>
      </w:r>
    </w:p>
    <w:p w14:paraId="50208C3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842D24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setErrors(updatedErrors);</w:t>
      </w:r>
    </w:p>
    <w:p w14:paraId="41942A8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};</w:t>
      </w:r>
    </w:p>
    <w:p w14:paraId="28E0FAF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2B3C4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validateForm = () =&gt; {</w:t>
      </w:r>
    </w:p>
    <w:p w14:paraId="0D2F46C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(</w:t>
      </w:r>
    </w:p>
    <w:p w14:paraId="18C0C36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errors.fullName === '' &amp;&amp;</w:t>
      </w:r>
    </w:p>
    <w:p w14:paraId="45751CA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errors.email === '' &amp;&amp;</w:t>
      </w:r>
    </w:p>
    <w:p w14:paraId="7B4B478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errors.password === ''</w:t>
      </w:r>
    </w:p>
    <w:p w14:paraId="078CBF2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);</w:t>
      </w:r>
    </w:p>
    <w:p w14:paraId="3980750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};</w:t>
      </w:r>
    </w:p>
    <w:p w14:paraId="6B05AF5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1DAB05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handleSubmit = (event) =&gt; {</w:t>
      </w:r>
    </w:p>
    <w:p w14:paraId="52B9E15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event.preventDefault();</w:t>
      </w:r>
    </w:p>
    <w:p w14:paraId="6DE9E4E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3AB5B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if (validateForm()) {</w:t>
      </w:r>
    </w:p>
    <w:p w14:paraId="3C0F6F7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alert('Valid Form');</w:t>
      </w:r>
    </w:p>
    <w:p w14:paraId="55FF364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alert(</w:t>
      </w:r>
    </w:p>
    <w:p w14:paraId="334521F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`Registration Successful!\n\nName: ${form.fullName}\nEmail: ${form.email}`</w:t>
      </w:r>
    </w:p>
    <w:p w14:paraId="32D28B8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);</w:t>
      </w:r>
    </w:p>
    <w:p w14:paraId="6EC9B2A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setForm({ fullName: '', email: '', password: '' });</w:t>
      </w:r>
    </w:p>
    <w:p w14:paraId="325CF9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setErrors({ fullName: '', email: '', password: '' });</w:t>
      </w:r>
    </w:p>
    <w:p w14:paraId="75AE4E4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 else {</w:t>
      </w:r>
    </w:p>
    <w:p w14:paraId="7AD0CF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if (errors.fullName !== '') alert(errors.fullName);</w:t>
      </w:r>
    </w:p>
    <w:p w14:paraId="4D67BF3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if (errors.email !== '') alert(errors.email);</w:t>
      </w:r>
    </w:p>
    <w:p w14:paraId="5DC9262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if (errors.password !== '') alert(errors.password);</w:t>
      </w:r>
    </w:p>
    <w:p w14:paraId="483B1D0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</w:t>
      </w:r>
    </w:p>
    <w:p w14:paraId="457161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};</w:t>
      </w:r>
    </w:p>
    <w:p w14:paraId="5207C73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93E43E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58C0D44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style={{ maxWidth: '400px', margin: '20px auto', padding: '20px', border: '1px solid #ccc' }}&gt;</w:t>
      </w:r>
    </w:p>
    <w:p w14:paraId="426D63F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&lt;h2&gt;Register&lt;/h2&gt;</w:t>
      </w:r>
    </w:p>
    <w:p w14:paraId="2BA011E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&lt;form onSubmit={handleSubmit}&gt;</w:t>
      </w:r>
    </w:p>
    <w:p w14:paraId="1F0C4A6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&lt;div&gt;</w:t>
      </w:r>
    </w:p>
    <w:p w14:paraId="2D2BC12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&lt;label&gt;Full Name:&lt;/label&gt;&lt;br /&gt;</w:t>
      </w:r>
    </w:p>
    <w:p w14:paraId="552FF6C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&lt;input</w:t>
      </w:r>
    </w:p>
    <w:p w14:paraId="33593E4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type="text"</w:t>
      </w:r>
    </w:p>
    <w:p w14:paraId="1154A08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name="fullName"</w:t>
      </w:r>
    </w:p>
    <w:p w14:paraId="2F252D2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value={form.fullName}</w:t>
      </w:r>
    </w:p>
    <w:p w14:paraId="6FA061C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onChange={handleChange}</w:t>
      </w:r>
    </w:p>
    <w:p w14:paraId="0769941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style={{ width: '100%', padding: '8px' }}</w:t>
      </w:r>
    </w:p>
    <w:p w14:paraId="40DE994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/&gt;</w:t>
      </w:r>
    </w:p>
    <w:p w14:paraId="7E11996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 w14:paraId="4F45D41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78632C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&lt;div&gt;</w:t>
      </w:r>
    </w:p>
    <w:p w14:paraId="44E855F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&lt;label&gt;Email:&lt;/label&gt;&lt;br /&gt;</w:t>
      </w:r>
    </w:p>
    <w:p w14:paraId="7D7BC2A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&lt;input</w:t>
      </w:r>
    </w:p>
    <w:p w14:paraId="73DD1E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type="email"</w:t>
      </w:r>
    </w:p>
    <w:p w14:paraId="77F1F3C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name="email"</w:t>
      </w:r>
    </w:p>
    <w:p w14:paraId="1B7F65A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value={form.email}</w:t>
      </w:r>
    </w:p>
    <w:p w14:paraId="25DED45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onChange={handleChange}</w:t>
      </w:r>
    </w:p>
    <w:p w14:paraId="1E752B9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style={{ width: '100%', padding: '8px' }}</w:t>
      </w:r>
    </w:p>
    <w:p w14:paraId="20CB821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/&gt;</w:t>
      </w:r>
    </w:p>
    <w:p w14:paraId="5837F1D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 w14:paraId="6EE44AC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337E7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32FD91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&lt;div&gt;</w:t>
      </w:r>
    </w:p>
    <w:p w14:paraId="54C6004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&lt;label&gt;Password:&lt;/label&gt;&lt;br /&gt;</w:t>
      </w:r>
    </w:p>
    <w:p w14:paraId="740DD6F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&lt;input</w:t>
      </w:r>
    </w:p>
    <w:p w14:paraId="2E9BB60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type="password"</w:t>
      </w:r>
    </w:p>
    <w:p w14:paraId="62C1BA7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name="password"</w:t>
      </w:r>
    </w:p>
    <w:p w14:paraId="2EAA613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value={form.password}</w:t>
      </w:r>
    </w:p>
    <w:p w14:paraId="12624D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onChange={handleChange}</w:t>
      </w:r>
    </w:p>
    <w:p w14:paraId="1E437B9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style={{ width: '100%', padding: '8px' }}</w:t>
      </w:r>
    </w:p>
    <w:p w14:paraId="522DA4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/&gt;</w:t>
      </w:r>
    </w:p>
    <w:p w14:paraId="41E7452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 w14:paraId="71BBE55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5E9B5A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&lt;button type="submit" style={{ marginTop: '10px', padding: '8px 16px' }}&gt;</w:t>
      </w:r>
    </w:p>
    <w:p w14:paraId="475FFB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Register</w:t>
      </w:r>
    </w:p>
    <w:p w14:paraId="1BED91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&lt;/button&gt;</w:t>
      </w:r>
    </w:p>
    <w:p w14:paraId="4D50524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&lt;/form&gt;</w:t>
      </w:r>
    </w:p>
    <w:p w14:paraId="292A919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78CAD08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11C7AC5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471308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0D825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Register;</w:t>
      </w:r>
    </w:p>
    <w:p w14:paraId="72780ED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72330B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3A2A2B1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0CAE1FA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Register from './register';</w:t>
      </w:r>
    </w:p>
    <w:p w14:paraId="731F5E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F6AD18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4166384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28C7105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className="App"&gt;</w:t>
      </w:r>
    </w:p>
    <w:p w14:paraId="0B62423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&lt;Register /&gt;</w:t>
      </w:r>
    </w:p>
    <w:p w14:paraId="1CBBAA9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539196A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546B83F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4A5E75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00B6F0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37A2B89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1D4F80E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OUTPUT :</w:t>
      </w:r>
    </w:p>
    <w:p w14:paraId="61ED7E8F">
      <w:pPr>
        <w:spacing w:line="360" w:lineRule="auto"/>
        <w:jc w:val="center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440555" cy="2964815"/>
            <wp:effectExtent l="0" t="0" r="4445" b="6985"/>
            <wp:docPr id="19" name="Picture 19" descr="Screenshot 2025-08-03 at 1.08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03 at 1.08.40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E749">
      <w:pPr>
        <w:spacing w:line="360" w:lineRule="auto"/>
        <w:jc w:val="center"/>
      </w:pPr>
      <w:r>
        <w:drawing>
          <wp:inline distT="0" distB="0" distL="114300" distR="114300">
            <wp:extent cx="4392295" cy="2799715"/>
            <wp:effectExtent l="0" t="0" r="1905" b="1968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BE0A"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42460" cy="2657475"/>
            <wp:effectExtent l="0" t="0" r="2540" b="9525"/>
            <wp:docPr id="20" name="Picture 20" descr="Screenshot 2025-08-03 at 1.03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03 at 1.03.32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D792">
      <w:pPr>
        <w:spacing w:line="360" w:lineRule="auto"/>
        <w:jc w:val="both"/>
      </w:pPr>
    </w:p>
    <w:p w14:paraId="41269387">
      <w:pPr>
        <w:spacing w:line="360" w:lineRule="auto"/>
        <w:jc w:val="both"/>
        <w:rPr>
          <w:rFonts w:hint="default"/>
          <w:lang w:val="en-US" w:eastAsia="zh-CN"/>
        </w:rPr>
      </w:pPr>
    </w:p>
    <w:p w14:paraId="3F862B8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9575" cy="3340100"/>
            <wp:effectExtent l="0" t="0" r="22225" b="12700"/>
            <wp:docPr id="21" name="Picture 21" descr="Screenshot 2025-08-03 at 1.03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03 at 1.03.49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B7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898880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9575" cy="3379470"/>
            <wp:effectExtent l="0" t="0" r="22225" b="24130"/>
            <wp:docPr id="22" name="Picture 22" descr="Screenshot 2025-08-03 at 1.03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03 at 1.03.57 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B89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EB795E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EA4E86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6E1C99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071728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8404F17">
      <w:pPr>
        <w:keepNext w:val="0"/>
        <w:keepLines w:val="0"/>
        <w:widowControl/>
        <w:suppressLineNumbers w:val="0"/>
        <w:spacing w:line="360" w:lineRule="auto"/>
        <w:jc w:val="center"/>
        <w:rPr>
          <w:ins w:id="774" w:author="SBM RAFI" w:date="2025-08-03T11:08:11Z"/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ins w:id="775" w:author="SBM RAFI" w:date="2025-08-03T11:08:11Z">
        <w:r>
          <w:rPr>
            <w:rFonts w:hint="default" w:eastAsia="SimSun" w:cs="Times New Roman"/>
            <w:b/>
            <w:bCs/>
            <w:color w:val="000000" w:themeColor="text1"/>
            <w:kern w:val="0"/>
            <w:sz w:val="27"/>
            <w:szCs w:val="27"/>
            <w:lang w:val="en-US" w:eastAsia="zh-CN" w:bidi="ar"/>
            <w14:textFill>
              <w14:solidFill>
                <w14:schemeClr w14:val="tx1"/>
              </w14:solidFill>
            </w14:textFill>
          </w:rPr>
          <w:t>File</w:t>
        </w:r>
      </w:ins>
      <w:ins w:id="776" w:author="SBM RAFI" w:date="2025-08-03T11:08:11Z">
        <w:r>
          <w:rPr>
            <w:rFonts w:hint="default" w:eastAsia="SimSun" w:cs="Times New Roman"/>
            <w:b/>
            <w:bCs/>
            <w:color w:val="0000FF"/>
            <w:kern w:val="0"/>
            <w:sz w:val="27"/>
            <w:szCs w:val="27"/>
            <w:lang w:val="en-US" w:eastAsia="zh-CN" w:bidi="ar"/>
          </w:rPr>
          <w:t xml:space="preserve"> : 1</w:t>
        </w:r>
      </w:ins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7</w:t>
      </w:r>
      <w:ins w:id="777" w:author="SBM RAFI" w:date="2025-08-03T11:08:11Z">
        <w:r>
          <w:rPr>
            <w:rFonts w:hint="default" w:eastAsia="SimSun"/>
            <w:b/>
            <w:bCs/>
            <w:color w:val="0000FF"/>
            <w:kern w:val="0"/>
            <w:sz w:val="27"/>
            <w:szCs w:val="27"/>
            <w:lang w:val="en-US" w:eastAsia="zh-CN"/>
          </w:rPr>
          <w:t>. ReactJS-HOL.docx</w:t>
        </w:r>
      </w:ins>
    </w:p>
    <w:p w14:paraId="4853CDA7">
      <w:pPr>
        <w:keepNext w:val="0"/>
        <w:keepLines w:val="0"/>
        <w:widowControl/>
        <w:suppressLineNumbers w:val="0"/>
        <w:jc w:val="left"/>
      </w:pPr>
      <w:ins w:id="778" w:author="SBM RAFI" w:date="2025-08-03T11:08:11Z">
        <w:r>
          <w:rPr>
            <w:rFonts w:hint="default"/>
            <w:b/>
            <w:bCs/>
            <w:sz w:val="28"/>
            <w:szCs w:val="28"/>
            <w:lang w:val="en-US" w:eastAsia="zh-CN"/>
          </w:rPr>
          <w:t xml:space="preserve">Exercise : </w:t>
        </w:r>
      </w:ins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Fetching User Data from REST API</w:t>
      </w:r>
    </w:p>
    <w:p w14:paraId="3CD53354">
      <w:pPr>
        <w:keepNext w:val="0"/>
        <w:keepLines w:val="0"/>
        <w:widowControl/>
        <w:suppressLineNumbers w:val="0"/>
        <w:jc w:val="left"/>
      </w:pPr>
    </w:p>
    <w:p w14:paraId="358DE261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Getuser.js :</w:t>
      </w:r>
    </w:p>
    <w:p w14:paraId="2A1F6C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AA069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import React, { Component } from 'react';</w:t>
      </w:r>
    </w:p>
    <w:p w14:paraId="070BDA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147CB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Getuser extends Component {</w:t>
      </w:r>
    </w:p>
    <w:p w14:paraId="1566B7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constructor() {</w:t>
      </w:r>
    </w:p>
    <w:p w14:paraId="3F86CC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super();</w:t>
      </w:r>
    </w:p>
    <w:p w14:paraId="4A5ECB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this.state = {</w:t>
      </w:r>
    </w:p>
    <w:p w14:paraId="4C8B22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user: null,</w:t>
      </w:r>
    </w:p>
    <w:p w14:paraId="7B1AAB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};</w:t>
      </w:r>
    </w:p>
    <w:p w14:paraId="706159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}</w:t>
      </w:r>
    </w:p>
    <w:p w14:paraId="0F3D19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F54FC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componentDidMount() {</w:t>
      </w:r>
    </w:p>
    <w:p w14:paraId="4FE0EC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fetch('https://api.randomuser.me/')</w:t>
      </w:r>
    </w:p>
    <w:p w14:paraId="62F824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.then((res) =&gt; res.json())</w:t>
      </w:r>
    </w:p>
    <w:p w14:paraId="20C60B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.then((data) =&gt; {</w:t>
      </w:r>
    </w:p>
    <w:p w14:paraId="13EB71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this.setState({ user: data.results[0] });</w:t>
      </w:r>
    </w:p>
    <w:p w14:paraId="533036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})</w:t>
      </w:r>
    </w:p>
    <w:p w14:paraId="46B70E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.catch((error) =&gt; {</w:t>
      </w:r>
    </w:p>
    <w:p w14:paraId="75AE5E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console.error('Error fetching user:', error);</w:t>
      </w:r>
    </w:p>
    <w:p w14:paraId="480D3B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});</w:t>
      </w:r>
    </w:p>
    <w:p w14:paraId="7EEF30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}</w:t>
      </w:r>
    </w:p>
    <w:p w14:paraId="6DFD78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DCA16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render() {</w:t>
      </w:r>
    </w:p>
    <w:p w14:paraId="6FFC71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const { user } = this.state;</w:t>
      </w:r>
    </w:p>
    <w:p w14:paraId="7B7B28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F18071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return (</w:t>
      </w:r>
    </w:p>
    <w:p w14:paraId="724432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&lt;div style={{ textAlign: 'center', padding: '20px' }}&gt;</w:t>
      </w:r>
    </w:p>
    <w:p w14:paraId="5E4FAA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&lt;h2&gt;User Information&lt;/h2&gt;</w:t>
      </w:r>
    </w:p>
    <w:p w14:paraId="506AAE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{user ? (</w:t>
      </w:r>
    </w:p>
    <w:p w14:paraId="241345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&lt;div&gt;</w:t>
      </w:r>
    </w:p>
    <w:p w14:paraId="0D047D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&lt;p&gt;</w:t>
      </w:r>
    </w:p>
    <w:p w14:paraId="201571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Name: {user.name.title} {user.name.first}</w:t>
      </w:r>
    </w:p>
    <w:p w14:paraId="5F70FC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 w14:paraId="7C5073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&lt;img src={user.picture.large} alt="User" style={{ borderRadius: '50%' }} /&gt;</w:t>
      </w:r>
    </w:p>
    <w:p w14:paraId="7841E0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 w14:paraId="05FCDDD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) : (</w:t>
      </w:r>
    </w:p>
    <w:p w14:paraId="75C417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&lt;p&gt;Loading user...&lt;/p&gt;</w:t>
      </w:r>
    </w:p>
    <w:p w14:paraId="5E4ABD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)}</w:t>
      </w:r>
    </w:p>
    <w:p w14:paraId="173000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&lt;/div&gt;</w:t>
      </w:r>
    </w:p>
    <w:p w14:paraId="600427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);</w:t>
      </w:r>
    </w:p>
    <w:p w14:paraId="5B59AB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}</w:t>
      </w:r>
    </w:p>
    <w:p w14:paraId="5552DA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2EFEAD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4E168D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export default Getuser;</w:t>
      </w:r>
    </w:p>
    <w:p w14:paraId="012CC11E"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68CEACAF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F04C04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 :</w:t>
      </w:r>
    </w:p>
    <w:p w14:paraId="6223461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16DDF77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Getuser from './Getuser';</w:t>
      </w:r>
    </w:p>
    <w:p w14:paraId="36CE555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7B2D44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091D76C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5CE69AF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className="App"&gt;</w:t>
      </w:r>
    </w:p>
    <w:p w14:paraId="18A3028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&lt;Getuser /&gt;</w:t>
      </w:r>
    </w:p>
    <w:p w14:paraId="6D9FB59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2F8898E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18DEAEE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08EA55B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57B93B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5C4C303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143299B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OUTPUT :</w:t>
      </w:r>
    </w:p>
    <w:p w14:paraId="730DC8B9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0E3681A7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486400" cy="2862580"/>
            <wp:effectExtent l="0" t="0" r="0" b="7620"/>
            <wp:docPr id="23" name="Picture 23" descr="Screenshot 2025-08-03 at 1.44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03 at 1.44.33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BAC6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0A63B4A7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12174C53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2C6D2C70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4649202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5D19FC3B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</w:p>
    <w:p w14:paraId="6331B0F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BM RAFI">
    <w15:presenceInfo w15:providerId="WPS Office" w15:userId="7489603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AD573C"/>
    <w:rsid w:val="3FB7F490"/>
    <w:rsid w:val="3FBB55F4"/>
    <w:rsid w:val="3FEDFA69"/>
    <w:rsid w:val="3FF785FB"/>
    <w:rsid w:val="3FFED2C7"/>
    <w:rsid w:val="4DD7A952"/>
    <w:rsid w:val="4EFF9874"/>
    <w:rsid w:val="51F720F7"/>
    <w:rsid w:val="52FB8DFA"/>
    <w:rsid w:val="55770808"/>
    <w:rsid w:val="55DF2FC0"/>
    <w:rsid w:val="577F9D44"/>
    <w:rsid w:val="57BF3BAD"/>
    <w:rsid w:val="57DE2103"/>
    <w:rsid w:val="57EA9E28"/>
    <w:rsid w:val="58FA7979"/>
    <w:rsid w:val="5BB74DD5"/>
    <w:rsid w:val="5D4E96D4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9F726C7"/>
    <w:rsid w:val="6DDDA99C"/>
    <w:rsid w:val="6DEFFBFC"/>
    <w:rsid w:val="6EDF9583"/>
    <w:rsid w:val="6F3BD2EA"/>
    <w:rsid w:val="6F7F1414"/>
    <w:rsid w:val="6F95C878"/>
    <w:rsid w:val="739B3B8A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DE7FDB"/>
    <w:rsid w:val="77F2C2DA"/>
    <w:rsid w:val="77FD9770"/>
    <w:rsid w:val="78E8B813"/>
    <w:rsid w:val="793D65CB"/>
    <w:rsid w:val="79D31007"/>
    <w:rsid w:val="79FD2F3C"/>
    <w:rsid w:val="7B5B71EC"/>
    <w:rsid w:val="7B75D19E"/>
    <w:rsid w:val="7B7F02B6"/>
    <w:rsid w:val="7BBE1771"/>
    <w:rsid w:val="7BCB01BA"/>
    <w:rsid w:val="7BCFC182"/>
    <w:rsid w:val="7BEF39C3"/>
    <w:rsid w:val="7CB6868B"/>
    <w:rsid w:val="7CB71042"/>
    <w:rsid w:val="7CFB8548"/>
    <w:rsid w:val="7D4743BC"/>
    <w:rsid w:val="7D6F2E3C"/>
    <w:rsid w:val="7DECC065"/>
    <w:rsid w:val="7DFCA101"/>
    <w:rsid w:val="7E1E0A1E"/>
    <w:rsid w:val="7EA74B43"/>
    <w:rsid w:val="7ECB615C"/>
    <w:rsid w:val="7EF94D1B"/>
    <w:rsid w:val="7EFE168C"/>
    <w:rsid w:val="7EFF2F2D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4B8B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ABF511A"/>
    <w:rsid w:val="BBE305C4"/>
    <w:rsid w:val="BDFB6816"/>
    <w:rsid w:val="BDFF6362"/>
    <w:rsid w:val="BEDF382B"/>
    <w:rsid w:val="BEE7F00B"/>
    <w:rsid w:val="BF5F9FC6"/>
    <w:rsid w:val="BFEFCCAE"/>
    <w:rsid w:val="C9E5930F"/>
    <w:rsid w:val="CC5EA0EE"/>
    <w:rsid w:val="CDDFA82F"/>
    <w:rsid w:val="CFFDF6A1"/>
    <w:rsid w:val="D1FB8739"/>
    <w:rsid w:val="D3AF1298"/>
    <w:rsid w:val="D3F9450D"/>
    <w:rsid w:val="D48FC995"/>
    <w:rsid w:val="D5D70349"/>
    <w:rsid w:val="D5EF4E36"/>
    <w:rsid w:val="D5FF4AB5"/>
    <w:rsid w:val="D6FF0A7A"/>
    <w:rsid w:val="D7A69461"/>
    <w:rsid w:val="D7EEF49A"/>
    <w:rsid w:val="DBCFBBD5"/>
    <w:rsid w:val="DD762B41"/>
    <w:rsid w:val="DE3F884D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BFB3D7B"/>
    <w:rsid w:val="EBFECC3D"/>
    <w:rsid w:val="EBFFC22E"/>
    <w:rsid w:val="ECCD3696"/>
    <w:rsid w:val="EDBE3A16"/>
    <w:rsid w:val="EDFB92E4"/>
    <w:rsid w:val="EEBF08EC"/>
    <w:rsid w:val="EFBF20DD"/>
    <w:rsid w:val="EFDDB0AF"/>
    <w:rsid w:val="EFE9F164"/>
    <w:rsid w:val="EFFEB3E2"/>
    <w:rsid w:val="EFFF898A"/>
    <w:rsid w:val="EFFFDAB2"/>
    <w:rsid w:val="F1F7652F"/>
    <w:rsid w:val="F337FAA7"/>
    <w:rsid w:val="F3BFA731"/>
    <w:rsid w:val="F3EF457F"/>
    <w:rsid w:val="F55FE8D1"/>
    <w:rsid w:val="F5FD9A13"/>
    <w:rsid w:val="F6FBC755"/>
    <w:rsid w:val="F73717F9"/>
    <w:rsid w:val="F76B0485"/>
    <w:rsid w:val="F76EDE1F"/>
    <w:rsid w:val="F779E357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AFECFB3"/>
    <w:rsid w:val="FB6768DA"/>
    <w:rsid w:val="FB7DB0A3"/>
    <w:rsid w:val="FBBF5BC5"/>
    <w:rsid w:val="FBF04641"/>
    <w:rsid w:val="FBF1D7EA"/>
    <w:rsid w:val="FBFBFB14"/>
    <w:rsid w:val="FD6E289B"/>
    <w:rsid w:val="FD979E48"/>
    <w:rsid w:val="FDBF6CCC"/>
    <w:rsid w:val="FDE7B5D9"/>
    <w:rsid w:val="FDF309C3"/>
    <w:rsid w:val="FE974A5F"/>
    <w:rsid w:val="FEDFB045"/>
    <w:rsid w:val="FEF75A7C"/>
    <w:rsid w:val="FEFD07F3"/>
    <w:rsid w:val="FEFEF1B2"/>
    <w:rsid w:val="FEFF6B4A"/>
    <w:rsid w:val="FEFFF3D4"/>
    <w:rsid w:val="FF2ACF0D"/>
    <w:rsid w:val="FF364FA8"/>
    <w:rsid w:val="FF7F347B"/>
    <w:rsid w:val="FFB36032"/>
    <w:rsid w:val="FFB5499F"/>
    <w:rsid w:val="FFBC2F51"/>
    <w:rsid w:val="FFBE2D99"/>
    <w:rsid w:val="FFD950F4"/>
    <w:rsid w:val="FFDFBD96"/>
    <w:rsid w:val="FFEADAEF"/>
    <w:rsid w:val="FFEFCE0D"/>
    <w:rsid w:val="FFF57DE5"/>
    <w:rsid w:val="FFFBDF3C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3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2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lang w:val="en-US" w:eastAsia="en-US" w:bidi="ar-SA"/>
    </w:rPr>
  </w:style>
  <w:style w:type="paragraph" w:customStyle="1" w:styleId="17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TotalTime>8</TotalTime>
  <ScaleCrop>false</ScaleCrop>
  <LinksUpToDate>false</LinksUpToDate>
  <Application>WPS Office_12.1.22226.22226_F1E327BC-269C-435d-A152-05C5408002CA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2025-06-23T05:05:00Z</dcterms:created>
  <dc:creator>SBM RAFI</dc:creator>
  <cp:lastModifiedBy>SBM RAFI</cp:lastModifiedBy>
  <dcterms:modified xsi:type="dcterms:W3CDTF">2025-08-03T14:04:09Z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1033-12.1.22226.22226</vt:lpwstr>
  </property>
  <property fmtid="{D5CDD505-2E9C-101B-9397-08002B2CF9AE}" pid="7" name="ICV">
    <vt:lpwstr>28261C9D9266718958255568E7189D96_43</vt:lpwstr>
  </property>
</Properties>
</file>